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02C3" w:rsidRPr="001202C3" w:rsidRDefault="001202C3" w:rsidP="00653A4E">
      <w:pPr>
        <w:rPr>
          <w:b/>
          <w:sz w:val="24"/>
        </w:rPr>
      </w:pPr>
    </w:p>
    <w:p w:rsidR="00653A4E" w:rsidRDefault="00653A4E" w:rsidP="00557FB0">
      <w:pPr>
        <w:widowControl w:val="0"/>
        <w:autoSpaceDE w:val="0"/>
        <w:autoSpaceDN w:val="0"/>
        <w:adjustRightInd w:val="0"/>
        <w:jc w:val="center"/>
        <w:rPr>
          <w:rFonts w:ascii="Times New Roman" w:hAnsi="Times New Roman"/>
          <w:b/>
          <w:bCs/>
          <w:sz w:val="32"/>
          <w:szCs w:val="32"/>
        </w:rPr>
      </w:pPr>
      <w:r>
        <w:rPr>
          <w:rFonts w:ascii="Times New Roman" w:hAnsi="Times New Roman"/>
          <w:b/>
          <w:bCs/>
          <w:sz w:val="32"/>
          <w:szCs w:val="32"/>
        </w:rPr>
        <w:t>Thakur Degree College of Science and Commerce</w:t>
      </w:r>
    </w:p>
    <w:p w:rsidR="00653A4E" w:rsidRDefault="00653A4E" w:rsidP="00557FB0">
      <w:pPr>
        <w:widowControl w:val="0"/>
        <w:autoSpaceDE w:val="0"/>
        <w:autoSpaceDN w:val="0"/>
        <w:adjustRightInd w:val="0"/>
        <w:jc w:val="center"/>
        <w:rPr>
          <w:rFonts w:ascii="Times New Roman" w:hAnsi="Times New Roman"/>
          <w:sz w:val="28"/>
          <w:szCs w:val="28"/>
        </w:rPr>
      </w:pPr>
      <w:r>
        <w:rPr>
          <w:rFonts w:ascii="Times New Roman" w:hAnsi="Times New Roman"/>
          <w:sz w:val="28"/>
          <w:szCs w:val="28"/>
        </w:rPr>
        <w:t>KANDIVALI (EAST)</w:t>
      </w:r>
    </w:p>
    <w:p w:rsidR="00653A4E" w:rsidRDefault="00653A4E" w:rsidP="00557FB0">
      <w:pPr>
        <w:widowControl w:val="0"/>
        <w:autoSpaceDE w:val="0"/>
        <w:autoSpaceDN w:val="0"/>
        <w:adjustRightInd w:val="0"/>
        <w:jc w:val="center"/>
        <w:rPr>
          <w:rFonts w:ascii="Times New Roman" w:hAnsi="Times New Roman"/>
        </w:rPr>
      </w:pPr>
      <w:r>
        <w:rPr>
          <w:rFonts w:ascii="Times New Roman" w:hAnsi="Times New Roman"/>
          <w:sz w:val="28"/>
          <w:szCs w:val="28"/>
        </w:rPr>
        <w:t>MUMBAI</w:t>
      </w:r>
    </w:p>
    <w:p w:rsidR="00653A4E" w:rsidRPr="006C3E4D" w:rsidRDefault="00653A4E" w:rsidP="00557FB0">
      <w:pPr>
        <w:widowControl w:val="0"/>
        <w:autoSpaceDE w:val="0"/>
        <w:autoSpaceDN w:val="0"/>
        <w:adjustRightInd w:val="0"/>
        <w:jc w:val="center"/>
        <w:rPr>
          <w:rFonts w:ascii="Times New Roman" w:hAnsi="Times New Roman"/>
          <w:b/>
          <w:bCs/>
          <w:sz w:val="24"/>
          <w:szCs w:val="24"/>
        </w:rPr>
      </w:pPr>
      <w:r w:rsidRPr="006C3E4D">
        <w:rPr>
          <w:rFonts w:ascii="Times New Roman" w:hAnsi="Times New Roman"/>
          <w:b/>
          <w:bCs/>
          <w:sz w:val="24"/>
          <w:szCs w:val="24"/>
        </w:rPr>
        <w:t>A</w:t>
      </w:r>
    </w:p>
    <w:p w:rsidR="00653A4E" w:rsidRPr="006C3E4D" w:rsidRDefault="00653A4E" w:rsidP="00557FB0">
      <w:pPr>
        <w:widowControl w:val="0"/>
        <w:autoSpaceDE w:val="0"/>
        <w:autoSpaceDN w:val="0"/>
        <w:adjustRightInd w:val="0"/>
        <w:jc w:val="center"/>
        <w:rPr>
          <w:rFonts w:ascii="Times New Roman" w:hAnsi="Times New Roman"/>
          <w:b/>
          <w:bCs/>
          <w:sz w:val="24"/>
          <w:szCs w:val="24"/>
        </w:rPr>
      </w:pPr>
      <w:r w:rsidRPr="006C3E4D">
        <w:rPr>
          <w:rFonts w:ascii="Times New Roman" w:hAnsi="Times New Roman"/>
          <w:b/>
          <w:bCs/>
          <w:sz w:val="24"/>
          <w:szCs w:val="24"/>
        </w:rPr>
        <w:t>PROJECT REPORT</w:t>
      </w:r>
    </w:p>
    <w:p w:rsidR="00653A4E" w:rsidRPr="006C3E4D" w:rsidRDefault="00653A4E" w:rsidP="00557FB0">
      <w:pPr>
        <w:widowControl w:val="0"/>
        <w:autoSpaceDE w:val="0"/>
        <w:autoSpaceDN w:val="0"/>
        <w:adjustRightInd w:val="0"/>
        <w:jc w:val="center"/>
        <w:rPr>
          <w:rFonts w:ascii="Times New Roman" w:hAnsi="Times New Roman"/>
          <w:b/>
          <w:bCs/>
          <w:sz w:val="24"/>
          <w:szCs w:val="24"/>
        </w:rPr>
      </w:pPr>
      <w:r w:rsidRPr="006C3E4D">
        <w:rPr>
          <w:rFonts w:ascii="Times New Roman" w:hAnsi="Times New Roman"/>
          <w:b/>
          <w:bCs/>
          <w:sz w:val="24"/>
          <w:szCs w:val="24"/>
        </w:rPr>
        <w:t>ON</w:t>
      </w:r>
    </w:p>
    <w:p w:rsidR="00653A4E" w:rsidRPr="00557FB0" w:rsidRDefault="001D7630" w:rsidP="00557FB0">
      <w:pPr>
        <w:widowControl w:val="0"/>
        <w:autoSpaceDE w:val="0"/>
        <w:autoSpaceDN w:val="0"/>
        <w:adjustRightInd w:val="0"/>
        <w:jc w:val="center"/>
        <w:rPr>
          <w:rFonts w:ascii="Times New Roman" w:hAnsi="Times New Roman"/>
          <w:b/>
          <w:bCs/>
          <w:sz w:val="36"/>
          <w:szCs w:val="36"/>
          <w:u w:val="single"/>
          <w:rPrChange w:id="0" w:author="User" w:date="2024-10-02T17:53:00Z">
            <w:rPr>
              <w:rFonts w:ascii="Times New Roman" w:hAnsi="Times New Roman"/>
              <w:b/>
              <w:bCs/>
              <w:sz w:val="36"/>
              <w:szCs w:val="36"/>
            </w:rPr>
          </w:rPrChange>
        </w:rPr>
      </w:pPr>
      <w:r w:rsidRPr="00557FB0">
        <w:rPr>
          <w:rFonts w:ascii="Times New Roman" w:hAnsi="Times New Roman"/>
          <w:b/>
          <w:bCs/>
          <w:sz w:val="36"/>
          <w:szCs w:val="36"/>
          <w:u w:val="single"/>
        </w:rPr>
        <w:t xml:space="preserve">POLL-KARO </w:t>
      </w:r>
      <w:r w:rsidRPr="00557FB0">
        <w:rPr>
          <w:rFonts w:ascii="Times New Roman" w:hAnsi="Times New Roman"/>
          <w:b/>
          <w:bCs/>
          <w:sz w:val="36"/>
          <w:szCs w:val="36"/>
          <w:u w:val="single"/>
          <w:rPrChange w:id="1" w:author="User" w:date="2024-10-02T17:53:00Z">
            <w:rPr>
              <w:rFonts w:ascii="Times New Roman" w:hAnsi="Times New Roman"/>
              <w:b/>
              <w:bCs/>
              <w:sz w:val="36"/>
              <w:szCs w:val="36"/>
            </w:rPr>
          </w:rPrChange>
        </w:rPr>
        <w:t>A</w:t>
      </w:r>
      <w:ins w:id="2" w:author="User [2]" w:date="2024-09-25T20:14:00Z">
        <w:del w:id="3" w:author="User" w:date="2024-10-02T17:53:00Z">
          <w:r w:rsidR="00CC6CF1" w:rsidRPr="00557FB0" w:rsidDel="00557FB0">
            <w:rPr>
              <w:rFonts w:ascii="Times New Roman" w:hAnsi="Times New Roman"/>
              <w:b/>
              <w:bCs/>
              <w:sz w:val="36"/>
              <w:szCs w:val="36"/>
              <w:u w:val="single"/>
              <w:rPrChange w:id="4" w:author="User" w:date="2024-10-02T17:53:00Z">
                <w:rPr>
                  <w:rFonts w:ascii="Times New Roman" w:hAnsi="Times New Roman"/>
                  <w:b/>
                  <w:bCs/>
                  <w:sz w:val="36"/>
                  <w:szCs w:val="36"/>
                </w:rPr>
              </w:rPrChange>
            </w:rPr>
            <w:delText>`</w:delText>
          </w:r>
        </w:del>
      </w:ins>
      <w:r w:rsidRPr="00557FB0">
        <w:rPr>
          <w:rFonts w:ascii="Times New Roman" w:hAnsi="Times New Roman"/>
          <w:b/>
          <w:bCs/>
          <w:sz w:val="36"/>
          <w:szCs w:val="36"/>
          <w:u w:val="single"/>
          <w:rPrChange w:id="5" w:author="User" w:date="2024-10-02T17:53:00Z">
            <w:rPr>
              <w:rFonts w:ascii="Times New Roman" w:hAnsi="Times New Roman"/>
              <w:b/>
              <w:bCs/>
              <w:sz w:val="36"/>
              <w:szCs w:val="36"/>
            </w:rPr>
          </w:rPrChange>
        </w:rPr>
        <w:t xml:space="preserve"> POLLING WEBAPP</w:t>
      </w:r>
    </w:p>
    <w:p w:rsidR="00653A4E" w:rsidRPr="006C3E4D" w:rsidRDefault="00653A4E" w:rsidP="00557FB0">
      <w:pPr>
        <w:widowControl w:val="0"/>
        <w:autoSpaceDE w:val="0"/>
        <w:autoSpaceDN w:val="0"/>
        <w:adjustRightInd w:val="0"/>
        <w:jc w:val="center"/>
        <w:rPr>
          <w:rFonts w:ascii="Times New Roman" w:hAnsi="Times New Roman"/>
          <w:sz w:val="32"/>
          <w:szCs w:val="32"/>
        </w:rPr>
      </w:pPr>
      <w:r w:rsidRPr="006C3E4D">
        <w:rPr>
          <w:rFonts w:ascii="Times New Roman" w:hAnsi="Times New Roman"/>
          <w:sz w:val="32"/>
          <w:szCs w:val="32"/>
        </w:rPr>
        <w:t>For</w:t>
      </w:r>
    </w:p>
    <w:p w:rsidR="00653A4E" w:rsidRPr="00102C6A" w:rsidRDefault="00653A4E" w:rsidP="00102C6A">
      <w:pPr>
        <w:widowControl w:val="0"/>
        <w:autoSpaceDE w:val="0"/>
        <w:autoSpaceDN w:val="0"/>
        <w:adjustRightInd w:val="0"/>
        <w:jc w:val="center"/>
        <w:rPr>
          <w:rFonts w:ascii="Times New Roman" w:hAnsi="Times New Roman"/>
          <w:b/>
          <w:sz w:val="36"/>
          <w:szCs w:val="36"/>
          <w:rPrChange w:id="6" w:author="User" w:date="2024-10-02T17:58:00Z">
            <w:rPr>
              <w:rFonts w:ascii="Times New Roman" w:hAnsi="Times New Roman"/>
              <w:sz w:val="36"/>
              <w:szCs w:val="36"/>
            </w:rPr>
          </w:rPrChange>
        </w:rPr>
      </w:pPr>
      <w:r w:rsidRPr="00102C6A">
        <w:rPr>
          <w:rFonts w:ascii="Times New Roman" w:hAnsi="Times New Roman"/>
          <w:b/>
          <w:sz w:val="36"/>
          <w:szCs w:val="36"/>
          <w:u w:val="single"/>
          <w:rPrChange w:id="7" w:author="User" w:date="2024-10-02T17:58:00Z">
            <w:rPr>
              <w:rFonts w:ascii="Times New Roman" w:hAnsi="Times New Roman"/>
              <w:sz w:val="36"/>
              <w:szCs w:val="36"/>
              <w:u w:val="single"/>
            </w:rPr>
          </w:rPrChange>
        </w:rPr>
        <w:t>THAKUR COLLEGE OF SCIENCE &amp; COMMERCE</w:t>
      </w:r>
    </w:p>
    <w:p w:rsidR="00653A4E" w:rsidRPr="006C3E4D" w:rsidRDefault="00653A4E" w:rsidP="00557FB0">
      <w:pPr>
        <w:widowControl w:val="0"/>
        <w:autoSpaceDE w:val="0"/>
        <w:autoSpaceDN w:val="0"/>
        <w:adjustRightInd w:val="0"/>
        <w:spacing w:after="0" w:line="240" w:lineRule="auto"/>
        <w:ind w:left="720"/>
        <w:jc w:val="center"/>
        <w:rPr>
          <w:rFonts w:ascii="Times New Roman" w:hAnsi="Times New Roman"/>
          <w:sz w:val="24"/>
          <w:szCs w:val="24"/>
        </w:rPr>
        <w:pPrChange w:id="8" w:author="User" w:date="2024-10-02T17:53:00Z">
          <w:pPr>
            <w:widowControl w:val="0"/>
            <w:autoSpaceDE w:val="0"/>
            <w:autoSpaceDN w:val="0"/>
            <w:adjustRightInd w:val="0"/>
            <w:spacing w:after="0" w:line="240" w:lineRule="auto"/>
          </w:pPr>
        </w:pPrChange>
      </w:pPr>
      <w:r w:rsidRPr="006C3E4D">
        <w:rPr>
          <w:rFonts w:ascii="Times New Roman" w:hAnsi="Times New Roman"/>
          <w:sz w:val="24"/>
          <w:szCs w:val="24"/>
        </w:rPr>
        <w:t>Shyamnarayan Thakur Marg, Thakur Village, Kandivali (E), Mumbai - 400 101</w:t>
      </w:r>
    </w:p>
    <w:p w:rsidR="00653A4E" w:rsidRDefault="00653A4E" w:rsidP="00102C6A">
      <w:pPr>
        <w:widowControl w:val="0"/>
        <w:autoSpaceDE w:val="0"/>
        <w:autoSpaceDN w:val="0"/>
        <w:adjustRightInd w:val="0"/>
        <w:jc w:val="center"/>
        <w:rPr>
          <w:ins w:id="9" w:author="User" w:date="2024-10-02T17:58:00Z"/>
          <w:rFonts w:ascii="Times New Roman" w:hAnsi="Times New Roman"/>
          <w:color w:val="000000" w:themeColor="text1"/>
          <w:sz w:val="24"/>
          <w:szCs w:val="24"/>
          <w:shd w:val="clear" w:color="auto" w:fill="FFFFFF"/>
        </w:rPr>
      </w:pPr>
    </w:p>
    <w:p w:rsidR="00102C6A" w:rsidRPr="006C3E4D" w:rsidRDefault="00102C6A" w:rsidP="00102C6A">
      <w:pPr>
        <w:widowControl w:val="0"/>
        <w:autoSpaceDE w:val="0"/>
        <w:autoSpaceDN w:val="0"/>
        <w:adjustRightInd w:val="0"/>
        <w:jc w:val="center"/>
        <w:rPr>
          <w:rFonts w:ascii="Times New Roman" w:hAnsi="Times New Roman"/>
          <w:color w:val="000000" w:themeColor="text1"/>
          <w:sz w:val="24"/>
          <w:szCs w:val="24"/>
          <w:shd w:val="clear" w:color="auto" w:fill="FFFFFF"/>
        </w:rPr>
      </w:pPr>
    </w:p>
    <w:p w:rsidR="00653A4E" w:rsidRPr="006C3E4D" w:rsidRDefault="00653A4E" w:rsidP="00102C6A">
      <w:pPr>
        <w:widowControl w:val="0"/>
        <w:autoSpaceDE w:val="0"/>
        <w:autoSpaceDN w:val="0"/>
        <w:adjustRightInd w:val="0"/>
        <w:jc w:val="center"/>
        <w:rPr>
          <w:rFonts w:ascii="Times New Roman" w:hAnsi="Times New Roman"/>
          <w:sz w:val="28"/>
          <w:szCs w:val="28"/>
        </w:rPr>
      </w:pPr>
      <w:r w:rsidRPr="006C3E4D">
        <w:rPr>
          <w:rFonts w:ascii="Times New Roman" w:hAnsi="Times New Roman"/>
          <w:sz w:val="28"/>
          <w:szCs w:val="28"/>
        </w:rPr>
        <w:t>Designed and Developed</w:t>
      </w:r>
    </w:p>
    <w:p w:rsidR="006A7891" w:rsidRPr="006A7891" w:rsidRDefault="00653A4E" w:rsidP="00012E3A">
      <w:pPr>
        <w:widowControl w:val="0"/>
        <w:autoSpaceDE w:val="0"/>
        <w:autoSpaceDN w:val="0"/>
        <w:adjustRightInd w:val="0"/>
        <w:jc w:val="center"/>
        <w:rPr>
          <w:rFonts w:ascii="Times New Roman" w:hAnsi="Times New Roman"/>
          <w:b/>
          <w:bCs/>
          <w:sz w:val="24"/>
          <w:szCs w:val="24"/>
        </w:rPr>
      </w:pPr>
      <w:r w:rsidRPr="006C3E4D">
        <w:rPr>
          <w:rFonts w:ascii="Times New Roman" w:hAnsi="Times New Roman"/>
          <w:sz w:val="24"/>
          <w:szCs w:val="24"/>
        </w:rPr>
        <w:t>BY:</w:t>
      </w:r>
      <w:r w:rsidR="006A7891">
        <w:rPr>
          <w:rFonts w:ascii="Times New Roman" w:hAnsi="Times New Roman"/>
          <w:sz w:val="24"/>
          <w:szCs w:val="24"/>
        </w:rPr>
        <w:t xml:space="preserve"> </w:t>
      </w:r>
      <w:r w:rsidR="006A7891" w:rsidRPr="006A7891">
        <w:rPr>
          <w:rFonts w:ascii="Times New Roman" w:hAnsi="Times New Roman"/>
          <w:b/>
          <w:sz w:val="24"/>
          <w:szCs w:val="24"/>
        </w:rPr>
        <w:t>Mr. Vivek Vinod Gupta</w:t>
      </w:r>
    </w:p>
    <w:p w:rsidR="00653A4E" w:rsidRPr="006C3E4D" w:rsidRDefault="00653A4E" w:rsidP="00557FB0">
      <w:pPr>
        <w:widowControl w:val="0"/>
        <w:autoSpaceDE w:val="0"/>
        <w:autoSpaceDN w:val="0"/>
        <w:adjustRightInd w:val="0"/>
        <w:jc w:val="center"/>
        <w:rPr>
          <w:rFonts w:ascii="Times New Roman" w:hAnsi="Times New Roman"/>
          <w:sz w:val="24"/>
          <w:szCs w:val="24"/>
        </w:rPr>
        <w:pPrChange w:id="10" w:author="User" w:date="2024-10-02T17:53:00Z">
          <w:pPr>
            <w:widowControl w:val="0"/>
            <w:autoSpaceDE w:val="0"/>
            <w:autoSpaceDN w:val="0"/>
            <w:adjustRightInd w:val="0"/>
            <w:jc w:val="center"/>
          </w:pPr>
        </w:pPrChange>
      </w:pPr>
      <w:r w:rsidRPr="006C3E4D">
        <w:rPr>
          <w:rFonts w:ascii="Times New Roman" w:hAnsi="Times New Roman"/>
          <w:sz w:val="24"/>
          <w:szCs w:val="24"/>
        </w:rPr>
        <w:t>Submitted in partial fulfillment of</w:t>
      </w:r>
    </w:p>
    <w:p w:rsidR="00653A4E" w:rsidRPr="006C3E4D" w:rsidRDefault="00653A4E" w:rsidP="00557FB0">
      <w:pPr>
        <w:widowControl w:val="0"/>
        <w:autoSpaceDE w:val="0"/>
        <w:autoSpaceDN w:val="0"/>
        <w:adjustRightInd w:val="0"/>
        <w:jc w:val="center"/>
        <w:rPr>
          <w:rFonts w:ascii="Times New Roman" w:hAnsi="Times New Roman"/>
          <w:sz w:val="28"/>
          <w:szCs w:val="28"/>
        </w:rPr>
        <w:pPrChange w:id="11" w:author="User" w:date="2024-10-02T17:53:00Z">
          <w:pPr>
            <w:widowControl w:val="0"/>
            <w:autoSpaceDE w:val="0"/>
            <w:autoSpaceDN w:val="0"/>
            <w:adjustRightInd w:val="0"/>
            <w:jc w:val="center"/>
          </w:pPr>
        </w:pPrChange>
      </w:pPr>
      <w:r w:rsidRPr="006C3E4D">
        <w:rPr>
          <w:rFonts w:ascii="Times New Roman" w:hAnsi="Times New Roman"/>
          <w:sz w:val="28"/>
          <w:szCs w:val="28"/>
        </w:rPr>
        <w:t>Bachelors of Science (Computer Science)</w:t>
      </w:r>
    </w:p>
    <w:p w:rsidR="00653A4E" w:rsidRDefault="00653A4E" w:rsidP="00557FB0">
      <w:pPr>
        <w:widowControl w:val="0"/>
        <w:autoSpaceDE w:val="0"/>
        <w:autoSpaceDN w:val="0"/>
        <w:adjustRightInd w:val="0"/>
        <w:jc w:val="center"/>
        <w:rPr>
          <w:rFonts w:ascii="Times New Roman" w:hAnsi="Times New Roman"/>
          <w:b/>
          <w:bCs/>
          <w:sz w:val="28"/>
          <w:szCs w:val="28"/>
        </w:rPr>
        <w:pPrChange w:id="12" w:author="User" w:date="2024-10-02T17:53:00Z">
          <w:pPr>
            <w:widowControl w:val="0"/>
            <w:autoSpaceDE w:val="0"/>
            <w:autoSpaceDN w:val="0"/>
            <w:adjustRightInd w:val="0"/>
            <w:jc w:val="center"/>
          </w:pPr>
        </w:pPrChange>
      </w:pPr>
      <w:r>
        <w:rPr>
          <w:rFonts w:ascii="Times New Roman" w:hAnsi="Times New Roman"/>
          <w:b/>
          <w:bCs/>
          <w:sz w:val="28"/>
          <w:szCs w:val="28"/>
        </w:rPr>
        <w:t>[UNIVERSITY OF MUMBAI]</w:t>
      </w:r>
    </w:p>
    <w:p w:rsidR="00653A4E" w:rsidRPr="00377B78" w:rsidRDefault="00653A4E" w:rsidP="00557FB0">
      <w:pPr>
        <w:widowControl w:val="0"/>
        <w:autoSpaceDE w:val="0"/>
        <w:autoSpaceDN w:val="0"/>
        <w:adjustRightInd w:val="0"/>
        <w:jc w:val="center"/>
        <w:rPr>
          <w:rFonts w:ascii="Times New Roman" w:hAnsi="Times New Roman"/>
          <w:b/>
          <w:bCs/>
          <w:sz w:val="24"/>
          <w:szCs w:val="24"/>
        </w:rPr>
        <w:pPrChange w:id="13" w:author="User" w:date="2024-10-02T17:53:00Z">
          <w:pPr>
            <w:widowControl w:val="0"/>
            <w:autoSpaceDE w:val="0"/>
            <w:autoSpaceDN w:val="0"/>
            <w:adjustRightInd w:val="0"/>
            <w:jc w:val="center"/>
          </w:pPr>
        </w:pPrChange>
      </w:pPr>
      <w:r w:rsidRPr="00377B78">
        <w:rPr>
          <w:rFonts w:ascii="Times New Roman" w:hAnsi="Times New Roman"/>
          <w:b/>
          <w:sz w:val="24"/>
          <w:szCs w:val="24"/>
        </w:rPr>
        <w:t xml:space="preserve">Thakur Degree College of </w:t>
      </w:r>
      <w:r w:rsidRPr="00377B78">
        <w:rPr>
          <w:rFonts w:ascii="Times New Roman" w:hAnsi="Times New Roman"/>
          <w:b/>
          <w:bCs/>
          <w:sz w:val="24"/>
          <w:szCs w:val="24"/>
        </w:rPr>
        <w:t>Science</w:t>
      </w:r>
      <w:r w:rsidRPr="00377B78">
        <w:rPr>
          <w:rFonts w:ascii="Times New Roman" w:hAnsi="Times New Roman"/>
          <w:b/>
          <w:sz w:val="24"/>
          <w:szCs w:val="24"/>
        </w:rPr>
        <w:t xml:space="preserve"> and </w:t>
      </w:r>
      <w:r w:rsidRPr="00377B78">
        <w:rPr>
          <w:rFonts w:ascii="Times New Roman" w:hAnsi="Times New Roman"/>
          <w:b/>
          <w:bCs/>
          <w:sz w:val="24"/>
          <w:szCs w:val="24"/>
        </w:rPr>
        <w:t>Commerce</w:t>
      </w:r>
    </w:p>
    <w:p w:rsidR="00653A4E" w:rsidRPr="00377B78" w:rsidRDefault="00653A4E" w:rsidP="00557FB0">
      <w:pPr>
        <w:widowControl w:val="0"/>
        <w:autoSpaceDE w:val="0"/>
        <w:autoSpaceDN w:val="0"/>
        <w:adjustRightInd w:val="0"/>
        <w:jc w:val="center"/>
        <w:rPr>
          <w:rFonts w:ascii="Times New Roman" w:hAnsi="Times New Roman"/>
          <w:b/>
          <w:bCs/>
          <w:sz w:val="24"/>
          <w:szCs w:val="24"/>
        </w:rPr>
        <w:pPrChange w:id="14" w:author="User" w:date="2024-10-02T17:53:00Z">
          <w:pPr>
            <w:widowControl w:val="0"/>
            <w:autoSpaceDE w:val="0"/>
            <w:autoSpaceDN w:val="0"/>
            <w:adjustRightInd w:val="0"/>
            <w:jc w:val="center"/>
          </w:pPr>
        </w:pPrChange>
      </w:pPr>
      <w:r w:rsidRPr="00377B78">
        <w:rPr>
          <w:rFonts w:ascii="Times New Roman" w:hAnsi="Times New Roman"/>
          <w:b/>
          <w:bCs/>
          <w:sz w:val="24"/>
          <w:szCs w:val="24"/>
        </w:rPr>
        <w:t>Kandivali (East), Mumbai.</w:t>
      </w:r>
    </w:p>
    <w:p w:rsidR="00653A4E" w:rsidRDefault="00653A4E" w:rsidP="00557FB0">
      <w:pPr>
        <w:widowControl w:val="0"/>
        <w:autoSpaceDE w:val="0"/>
        <w:autoSpaceDN w:val="0"/>
        <w:adjustRightInd w:val="0"/>
        <w:jc w:val="center"/>
        <w:rPr>
          <w:rFonts w:ascii="Times New Roman" w:hAnsi="Times New Roman"/>
          <w:sz w:val="32"/>
          <w:szCs w:val="32"/>
        </w:rPr>
        <w:pPrChange w:id="15" w:author="User" w:date="2024-10-02T17:53:00Z">
          <w:pPr>
            <w:widowControl w:val="0"/>
            <w:autoSpaceDE w:val="0"/>
            <w:autoSpaceDN w:val="0"/>
            <w:adjustRightInd w:val="0"/>
            <w:jc w:val="center"/>
          </w:pPr>
        </w:pPrChange>
      </w:pPr>
      <w:r>
        <w:rPr>
          <w:rFonts w:ascii="Times New Roman" w:hAnsi="Times New Roman"/>
          <w:b/>
          <w:bCs/>
          <w:sz w:val="32"/>
          <w:szCs w:val="32"/>
        </w:rPr>
        <w:t xml:space="preserve">ACADEMIC YEAR </w:t>
      </w:r>
      <w:r w:rsidR="006A7891">
        <w:rPr>
          <w:rFonts w:ascii="Times New Roman" w:hAnsi="Times New Roman"/>
          <w:b/>
          <w:bCs/>
          <w:sz w:val="32"/>
          <w:szCs w:val="32"/>
        </w:rPr>
        <w:t>2024-2025</w:t>
      </w:r>
    </w:p>
    <w:p w:rsidR="00653A4E" w:rsidRPr="006C3E4D" w:rsidRDefault="00653A4E" w:rsidP="00653A4E"/>
    <w:p w:rsidR="00653A4E" w:rsidRDefault="00653A4E" w:rsidP="00653A4E"/>
    <w:p w:rsidR="001202C3" w:rsidRDefault="001202C3" w:rsidP="001202C3">
      <w:pPr>
        <w:jc w:val="center"/>
        <w:rPr>
          <w:b/>
          <w:sz w:val="40"/>
        </w:rPr>
      </w:pPr>
    </w:p>
    <w:p w:rsidR="001202C3" w:rsidRPr="001202C3" w:rsidRDefault="001202C3" w:rsidP="001202C3">
      <w:pPr>
        <w:jc w:val="center"/>
        <w:rPr>
          <w:b/>
          <w:sz w:val="40"/>
        </w:rPr>
      </w:pPr>
    </w:p>
    <w:p w:rsidR="001F7244" w:rsidRDefault="001F7244" w:rsidP="001F7244">
      <w:pPr>
        <w:rPr>
          <w:b/>
        </w:rPr>
      </w:pPr>
    </w:p>
    <w:p w:rsidR="001F7244" w:rsidRDefault="001F7244" w:rsidP="001F7244">
      <w:pPr>
        <w:rPr>
          <w:b/>
        </w:rPr>
      </w:pPr>
    </w:p>
    <w:p w:rsidR="001F7244" w:rsidRDefault="001F7244" w:rsidP="001F7244">
      <w:pPr>
        <w:rPr>
          <w:b/>
        </w:rPr>
      </w:pPr>
    </w:p>
    <w:p w:rsidR="00653A4E" w:rsidRDefault="00653A4E" w:rsidP="001F7244">
      <w:pPr>
        <w:rPr>
          <w:b/>
        </w:rPr>
      </w:pPr>
    </w:p>
    <w:p w:rsidR="00653A4E" w:rsidRDefault="00653A4E" w:rsidP="001F7244">
      <w:pPr>
        <w:rPr>
          <w:b/>
        </w:rPr>
      </w:pPr>
    </w:p>
    <w:p w:rsidR="001F7244" w:rsidRDefault="001F7244" w:rsidP="001202C3">
      <w:pPr>
        <w:jc w:val="center"/>
        <w:rPr>
          <w:b/>
          <w:sz w:val="40"/>
        </w:rPr>
      </w:pPr>
    </w:p>
    <w:p w:rsidR="00653A4E" w:rsidRPr="001F7244" w:rsidRDefault="00653A4E" w:rsidP="001202C3">
      <w:pPr>
        <w:jc w:val="center"/>
        <w:rPr>
          <w:b/>
          <w:sz w:val="40"/>
        </w:rPr>
      </w:pPr>
    </w:p>
    <w:p w:rsidR="001F7244" w:rsidRPr="001F7244" w:rsidRDefault="001F7244" w:rsidP="001202C3">
      <w:pPr>
        <w:jc w:val="center"/>
        <w:rPr>
          <w:b/>
          <w:sz w:val="96"/>
        </w:rPr>
      </w:pPr>
      <w:r w:rsidRPr="001F7244">
        <w:rPr>
          <w:b/>
          <w:sz w:val="96"/>
        </w:rPr>
        <w:t xml:space="preserve">CERTIFICATION </w:t>
      </w:r>
    </w:p>
    <w:p w:rsidR="001F7244" w:rsidRPr="001F7244" w:rsidRDefault="001F7244" w:rsidP="001202C3">
      <w:pPr>
        <w:jc w:val="center"/>
        <w:rPr>
          <w:b/>
          <w:sz w:val="96"/>
        </w:rPr>
      </w:pPr>
      <w:r w:rsidRPr="001F7244">
        <w:rPr>
          <w:b/>
          <w:sz w:val="96"/>
        </w:rPr>
        <w:t xml:space="preserve">FROM </w:t>
      </w:r>
    </w:p>
    <w:p w:rsidR="001202C3" w:rsidRDefault="001F7244" w:rsidP="001202C3">
      <w:pPr>
        <w:jc w:val="center"/>
        <w:rPr>
          <w:b/>
          <w:sz w:val="40"/>
        </w:rPr>
      </w:pPr>
      <w:r w:rsidRPr="001F7244">
        <w:rPr>
          <w:b/>
          <w:sz w:val="96"/>
        </w:rPr>
        <w:t>COLLEGE</w:t>
      </w:r>
    </w:p>
    <w:p w:rsidR="001F7244" w:rsidRDefault="001F7244" w:rsidP="001202C3">
      <w:pPr>
        <w:jc w:val="center"/>
        <w:rPr>
          <w:b/>
          <w:sz w:val="40"/>
        </w:rPr>
      </w:pPr>
    </w:p>
    <w:p w:rsidR="001F7244" w:rsidRDefault="001F7244" w:rsidP="001202C3">
      <w:pPr>
        <w:jc w:val="center"/>
        <w:rPr>
          <w:b/>
          <w:sz w:val="40"/>
        </w:rPr>
      </w:pPr>
    </w:p>
    <w:p w:rsidR="001F7244" w:rsidRDefault="001F7244" w:rsidP="001202C3">
      <w:pPr>
        <w:jc w:val="center"/>
        <w:rPr>
          <w:b/>
          <w:sz w:val="40"/>
        </w:rPr>
      </w:pPr>
    </w:p>
    <w:p w:rsidR="00B774E0" w:rsidRDefault="00B774E0" w:rsidP="007737C0">
      <w:pPr>
        <w:widowControl w:val="0"/>
        <w:autoSpaceDE w:val="0"/>
        <w:autoSpaceDN w:val="0"/>
        <w:adjustRightInd w:val="0"/>
        <w:spacing w:after="0" w:line="240" w:lineRule="auto"/>
        <w:rPr>
          <w:b/>
          <w:sz w:val="40"/>
        </w:rPr>
      </w:pPr>
    </w:p>
    <w:p w:rsidR="00694A93" w:rsidRDefault="00694A93" w:rsidP="007737C0">
      <w:pPr>
        <w:widowControl w:val="0"/>
        <w:autoSpaceDE w:val="0"/>
        <w:autoSpaceDN w:val="0"/>
        <w:adjustRightInd w:val="0"/>
        <w:spacing w:after="0" w:line="240" w:lineRule="auto"/>
        <w:rPr>
          <w:b/>
          <w:sz w:val="40"/>
        </w:rPr>
      </w:pPr>
    </w:p>
    <w:p w:rsidR="00694A93" w:rsidRDefault="00694A93" w:rsidP="007737C0">
      <w:pPr>
        <w:widowControl w:val="0"/>
        <w:autoSpaceDE w:val="0"/>
        <w:autoSpaceDN w:val="0"/>
        <w:adjustRightInd w:val="0"/>
        <w:spacing w:after="0" w:line="240" w:lineRule="auto"/>
        <w:rPr>
          <w:b/>
          <w:sz w:val="40"/>
        </w:rPr>
      </w:pPr>
    </w:p>
    <w:p w:rsidR="00694A93" w:rsidRDefault="00694A93" w:rsidP="007737C0">
      <w:pPr>
        <w:widowControl w:val="0"/>
        <w:autoSpaceDE w:val="0"/>
        <w:autoSpaceDN w:val="0"/>
        <w:adjustRightInd w:val="0"/>
        <w:spacing w:after="0" w:line="240" w:lineRule="auto"/>
        <w:rPr>
          <w:b/>
          <w:sz w:val="40"/>
        </w:rPr>
      </w:pPr>
    </w:p>
    <w:p w:rsidR="00694A93" w:rsidRDefault="00694A93" w:rsidP="007737C0">
      <w:pPr>
        <w:widowControl w:val="0"/>
        <w:autoSpaceDE w:val="0"/>
        <w:autoSpaceDN w:val="0"/>
        <w:adjustRightInd w:val="0"/>
        <w:spacing w:after="0" w:line="240" w:lineRule="auto"/>
        <w:rPr>
          <w:b/>
          <w:sz w:val="40"/>
        </w:rPr>
      </w:pPr>
      <w:r>
        <w:rPr>
          <w:noProof/>
        </w:rPr>
        <w:drawing>
          <wp:inline distT="0" distB="0" distL="0" distR="0">
            <wp:extent cx="5943600" cy="11550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55065"/>
                    </a:xfrm>
                    <a:prstGeom prst="rect">
                      <a:avLst/>
                    </a:prstGeom>
                  </pic:spPr>
                </pic:pic>
              </a:graphicData>
            </a:graphic>
          </wp:inline>
        </w:drawing>
      </w:r>
    </w:p>
    <w:p w:rsidR="00B774E0" w:rsidRDefault="00B774E0" w:rsidP="007737C0">
      <w:pPr>
        <w:widowControl w:val="0"/>
        <w:autoSpaceDE w:val="0"/>
        <w:autoSpaceDN w:val="0"/>
        <w:adjustRightInd w:val="0"/>
        <w:spacing w:after="0" w:line="240" w:lineRule="auto"/>
        <w:rPr>
          <w:b/>
          <w:sz w:val="40"/>
        </w:rPr>
      </w:pPr>
    </w:p>
    <w:p w:rsidR="0072678D" w:rsidRPr="00B774E0" w:rsidRDefault="00B775BC" w:rsidP="00694A93">
      <w:pPr>
        <w:widowControl w:val="0"/>
        <w:autoSpaceDE w:val="0"/>
        <w:autoSpaceDN w:val="0"/>
        <w:adjustRightInd w:val="0"/>
        <w:spacing w:after="0" w:line="240" w:lineRule="auto"/>
        <w:rPr>
          <w:rFonts w:ascii="Times New Roman" w:hAnsi="Times New Roman"/>
          <w:sz w:val="24"/>
          <w:szCs w:val="24"/>
        </w:rPr>
      </w:pPr>
      <w:r>
        <w:rPr>
          <w:noProof/>
        </w:rPr>
        <mc:AlternateContent>
          <mc:Choice Requires="wps">
            <w:drawing>
              <wp:anchor distT="4294967295" distB="4294967295" distL="114300" distR="114300" simplePos="0" relativeHeight="251641344" behindDoc="0" locked="0" layoutInCell="1" allowOverlap="1">
                <wp:simplePos x="0" y="0"/>
                <wp:positionH relativeFrom="column">
                  <wp:posOffset>-499110</wp:posOffset>
                </wp:positionH>
                <wp:positionV relativeFrom="paragraph">
                  <wp:posOffset>8686799</wp:posOffset>
                </wp:positionV>
                <wp:extent cx="6941820" cy="0"/>
                <wp:effectExtent l="0" t="0" r="11430" b="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18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5B46CE7" id="Straight Connector 14" o:spid="_x0000_s1026" style="position:absolute;z-index:251641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3pt,684pt" to="507.3pt,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" strokecolor="black [3040]">
                <o:lock v:ext="edit" shapetype="f"/>
              </v:line>
            </w:pict>
          </mc:Fallback>
        </mc:AlternateContent>
      </w:r>
    </w:p>
    <w:p w:rsidR="00173616" w:rsidRDefault="00102C6A" w:rsidP="0064536A">
      <w:pPr>
        <w:tabs>
          <w:tab w:val="left" w:pos="2193"/>
        </w:tabs>
        <w:rPr>
          <w:b/>
          <w:sz w:val="40"/>
        </w:rPr>
      </w:pPr>
      <w:r>
        <w:rPr>
          <w:b/>
          <w:noProof/>
          <w:sz w:val="36"/>
        </w:rPr>
        <mc:AlternateContent>
          <mc:Choice Requires="wps">
            <w:drawing>
              <wp:anchor distT="4294967295" distB="4294967295" distL="114300" distR="114300" simplePos="0" relativeHeight="251642368" behindDoc="0" locked="0" layoutInCell="1" allowOverlap="1">
                <wp:simplePos x="0" y="0"/>
                <wp:positionH relativeFrom="column">
                  <wp:posOffset>749300</wp:posOffset>
                </wp:positionH>
                <wp:positionV relativeFrom="paragraph">
                  <wp:posOffset>249555</wp:posOffset>
                </wp:positionV>
                <wp:extent cx="1392555" cy="0"/>
                <wp:effectExtent l="0" t="0" r="17145" b="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925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339BC8" id="Straight Connector 16" o:spid="_x0000_s1026" style="position:absolute;z-index:2516423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59pt,19.65pt" to="168.6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" strokecolor="black [3040]">
                <o:lock v:ext="edit" shapetype="f"/>
              </v:line>
            </w:pict>
          </mc:Fallback>
        </mc:AlternateContent>
      </w:r>
      <w:r w:rsidR="0064536A" w:rsidRPr="00173616">
        <w:rPr>
          <w:b/>
          <w:sz w:val="36"/>
        </w:rPr>
        <w:t>DATE</w:t>
      </w:r>
      <w:r w:rsidR="0064536A">
        <w:rPr>
          <w:b/>
          <w:sz w:val="40"/>
        </w:rPr>
        <w:t>:</w:t>
      </w:r>
    </w:p>
    <w:p w:rsidR="0064536A" w:rsidRPr="0064536A" w:rsidRDefault="0064536A" w:rsidP="0064536A">
      <w:pPr>
        <w:tabs>
          <w:tab w:val="left" w:pos="2193"/>
        </w:tabs>
        <w:jc w:val="center"/>
        <w:rPr>
          <w:b/>
          <w:sz w:val="40"/>
          <w:u w:val="single"/>
        </w:rPr>
      </w:pPr>
      <w:r w:rsidRPr="0064536A">
        <w:rPr>
          <w:b/>
          <w:sz w:val="40"/>
          <w:u w:val="single"/>
        </w:rPr>
        <w:t>COMPUTER SCIENCE DEPARTMENT</w:t>
      </w:r>
    </w:p>
    <w:p w:rsidR="0064536A" w:rsidRDefault="0064536A" w:rsidP="00B774E0">
      <w:pPr>
        <w:tabs>
          <w:tab w:val="left" w:pos="2193"/>
        </w:tabs>
        <w:jc w:val="center"/>
        <w:rPr>
          <w:b/>
          <w:sz w:val="40"/>
        </w:rPr>
      </w:pPr>
      <w:r>
        <w:rPr>
          <w:b/>
          <w:sz w:val="40"/>
        </w:rPr>
        <w:t>(</w:t>
      </w:r>
      <w:r w:rsidR="00AA5DC5">
        <w:rPr>
          <w:b/>
          <w:sz w:val="40"/>
        </w:rPr>
        <w:t>2024</w:t>
      </w:r>
      <w:r>
        <w:rPr>
          <w:b/>
          <w:sz w:val="40"/>
        </w:rPr>
        <w:t>-</w:t>
      </w:r>
      <w:r w:rsidR="00AA5DC5">
        <w:rPr>
          <w:b/>
          <w:sz w:val="40"/>
        </w:rPr>
        <w:t>2025</w:t>
      </w:r>
      <w:r>
        <w:rPr>
          <w:b/>
          <w:sz w:val="40"/>
        </w:rPr>
        <w:t>)</w:t>
      </w:r>
    </w:p>
    <w:p w:rsidR="0064536A" w:rsidRDefault="0064536A" w:rsidP="0064536A">
      <w:pPr>
        <w:tabs>
          <w:tab w:val="left" w:pos="2193"/>
        </w:tabs>
        <w:jc w:val="center"/>
        <w:rPr>
          <w:sz w:val="28"/>
        </w:rPr>
      </w:pPr>
      <w:r w:rsidRPr="0064536A">
        <w:rPr>
          <w:b/>
          <w:sz w:val="36"/>
          <w:u w:val="single"/>
        </w:rPr>
        <w:t>Certificate   of   Approval</w:t>
      </w:r>
    </w:p>
    <w:p w:rsidR="0064536A" w:rsidRDefault="0064536A" w:rsidP="00DE5573">
      <w:pPr>
        <w:tabs>
          <w:tab w:val="left" w:pos="2193"/>
        </w:tabs>
        <w:jc w:val="both"/>
        <w:rPr>
          <w:sz w:val="28"/>
        </w:rPr>
      </w:pPr>
      <w:r>
        <w:rPr>
          <w:sz w:val="28"/>
        </w:rPr>
        <w:t xml:space="preserve">                     This is to certify that the project work entitled </w:t>
      </w:r>
      <w:r w:rsidRPr="00173616">
        <w:rPr>
          <w:b/>
          <w:sz w:val="28"/>
          <w:u w:val="single"/>
        </w:rPr>
        <w:t>“</w:t>
      </w:r>
      <w:r w:rsidR="000A3D24">
        <w:rPr>
          <w:b/>
          <w:sz w:val="28"/>
          <w:u w:val="single"/>
        </w:rPr>
        <w:t>Poll-Karo Polling WebApp</w:t>
      </w:r>
      <w:r w:rsidRPr="00173616">
        <w:rPr>
          <w:b/>
          <w:sz w:val="28"/>
          <w:u w:val="single"/>
        </w:rPr>
        <w:t>”</w:t>
      </w:r>
      <w:r w:rsidR="00173616">
        <w:rPr>
          <w:sz w:val="28"/>
        </w:rPr>
        <w:t xml:space="preserve">is prepared by </w:t>
      </w:r>
      <w:r w:rsidR="006A7891">
        <w:rPr>
          <w:rFonts w:ascii="Times New Roman" w:hAnsi="Times New Roman"/>
          <w:b/>
          <w:bCs/>
          <w:sz w:val="28"/>
          <w:szCs w:val="28"/>
          <w:u w:val="single"/>
        </w:rPr>
        <w:t xml:space="preserve">Mr. Vivek Vinod Gupta </w:t>
      </w:r>
      <w:r w:rsidR="00173616">
        <w:rPr>
          <w:sz w:val="28"/>
        </w:rPr>
        <w:t xml:space="preserve">a </w:t>
      </w:r>
      <w:r w:rsidR="00C31378">
        <w:rPr>
          <w:sz w:val="28"/>
        </w:rPr>
        <w:t xml:space="preserve">student of </w:t>
      </w:r>
      <w:r w:rsidR="00C31378">
        <w:rPr>
          <w:b/>
          <w:sz w:val="28"/>
        </w:rPr>
        <w:t>“Third Year Bachelor Of Science (Computer Science)”</w:t>
      </w:r>
      <w:r w:rsidR="001D35FD">
        <w:rPr>
          <w:sz w:val="28"/>
        </w:rPr>
        <w:t>course of University of Mumbai, which is conducted by our college.</w:t>
      </w:r>
    </w:p>
    <w:p w:rsidR="00106E5A" w:rsidRDefault="001D35FD" w:rsidP="00DE5573">
      <w:pPr>
        <w:tabs>
          <w:tab w:val="left" w:pos="2193"/>
        </w:tabs>
        <w:jc w:val="both"/>
        <w:rPr>
          <w:sz w:val="28"/>
        </w:rPr>
      </w:pPr>
      <w:r>
        <w:rPr>
          <w:sz w:val="28"/>
        </w:rPr>
        <w:t xml:space="preserve">                      This is the original study work and important sources used have been duly acknowledged in the report. The report is submitted in partial fulfillment of B.Sc. (Computer Science) course as pe</w:t>
      </w:r>
      <w:r w:rsidR="00106E5A">
        <w:rPr>
          <w:sz w:val="28"/>
        </w:rPr>
        <w:t>r rules of University of Mumbai.</w:t>
      </w:r>
    </w:p>
    <w:p w:rsidR="00106E5A" w:rsidRDefault="00106E5A" w:rsidP="0064536A">
      <w:pPr>
        <w:tabs>
          <w:tab w:val="left" w:pos="2193"/>
        </w:tabs>
        <w:rPr>
          <w:sz w:val="28"/>
        </w:rPr>
      </w:pPr>
    </w:p>
    <w:p w:rsidR="00106E5A" w:rsidRDefault="00B775BC" w:rsidP="0064536A">
      <w:pPr>
        <w:tabs>
          <w:tab w:val="left" w:pos="2193"/>
        </w:tabs>
        <w:rPr>
          <w:b/>
          <w:sz w:val="32"/>
        </w:rPr>
      </w:pPr>
      <w:r>
        <w:rPr>
          <w:b/>
          <w:noProof/>
          <w:sz w:val="32"/>
        </w:rPr>
        <mc:AlternateContent>
          <mc:Choice Requires="wps">
            <w:drawing>
              <wp:anchor distT="4294967295" distB="4294967295" distL="114300" distR="114300" simplePos="0" relativeHeight="251644416" behindDoc="0" locked="0" layoutInCell="1" allowOverlap="1">
                <wp:simplePos x="0" y="0"/>
                <wp:positionH relativeFrom="column">
                  <wp:posOffset>4010660</wp:posOffset>
                </wp:positionH>
                <wp:positionV relativeFrom="paragraph">
                  <wp:posOffset>380999</wp:posOffset>
                </wp:positionV>
                <wp:extent cx="2139950" cy="0"/>
                <wp:effectExtent l="0" t="0" r="12700" b="0"/>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39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9C9AF17" id="Straight Connector 30" o:spid="_x0000_s1026" style="position:absolute;z-index:2516444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15.8pt,30pt" to="484.3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" strokecolor="black [3040]">
                <o:lock v:ext="edit" shapetype="f"/>
              </v:line>
            </w:pict>
          </mc:Fallback>
        </mc:AlternateContent>
      </w:r>
      <w:r>
        <w:rPr>
          <w:b/>
          <w:noProof/>
          <w:sz w:val="32"/>
        </w:rPr>
        <mc:AlternateContent>
          <mc:Choice Requires="wps">
            <w:drawing>
              <wp:anchor distT="4294967295" distB="4294967295" distL="114300" distR="114300" simplePos="0" relativeHeight="251643392" behindDoc="0" locked="0" layoutInCell="1" allowOverlap="1">
                <wp:simplePos x="0" y="0"/>
                <wp:positionH relativeFrom="column">
                  <wp:posOffset>-166370</wp:posOffset>
                </wp:positionH>
                <wp:positionV relativeFrom="paragraph">
                  <wp:posOffset>380999</wp:posOffset>
                </wp:positionV>
                <wp:extent cx="1745615" cy="0"/>
                <wp:effectExtent l="0" t="0" r="6985" b="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4561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D7B1FC" id="Straight Connector 29" o:spid="_x0000_s1026" style="position:absolute;z-index:2516433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3.1pt,30pt" to="124.3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" strokecolor="black [3213]">
                <o:lock v:ext="edit" shapetype="f"/>
              </v:line>
            </w:pict>
          </mc:Fallback>
        </mc:AlternateContent>
      </w:r>
    </w:p>
    <w:p w:rsidR="00106E5A" w:rsidRPr="00106E5A" w:rsidRDefault="00106E5A" w:rsidP="0064536A">
      <w:pPr>
        <w:tabs>
          <w:tab w:val="left" w:pos="2193"/>
        </w:tabs>
        <w:rPr>
          <w:b/>
          <w:sz w:val="32"/>
        </w:rPr>
      </w:pPr>
      <w:r>
        <w:rPr>
          <w:b/>
          <w:sz w:val="32"/>
        </w:rPr>
        <w:t xml:space="preserve">   Project Guide                                                               Head of Department</w:t>
      </w:r>
    </w:p>
    <w:p w:rsidR="003C6CD4" w:rsidRDefault="00B775BC" w:rsidP="0064536A">
      <w:pPr>
        <w:tabs>
          <w:tab w:val="left" w:pos="2193"/>
        </w:tabs>
        <w:jc w:val="center"/>
        <w:rPr>
          <w:b/>
          <w:sz w:val="36"/>
        </w:rPr>
      </w:pPr>
      <w:r>
        <w:rPr>
          <w:b/>
          <w:noProof/>
          <w:sz w:val="36"/>
        </w:rPr>
        <mc:AlternateContent>
          <mc:Choice Requires="wps">
            <w:drawing>
              <wp:anchor distT="4294967295" distB="4294967295" distL="114300" distR="114300" simplePos="0" relativeHeight="251646464" behindDoc="0" locked="0" layoutInCell="1" allowOverlap="1">
                <wp:simplePos x="0" y="0"/>
                <wp:positionH relativeFrom="column">
                  <wp:posOffset>1891030</wp:posOffset>
                </wp:positionH>
                <wp:positionV relativeFrom="paragraph">
                  <wp:posOffset>433069</wp:posOffset>
                </wp:positionV>
                <wp:extent cx="2119630" cy="0"/>
                <wp:effectExtent l="0" t="0" r="13970" b="0"/>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196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EFE3F2B" id="Straight Connector 32" o:spid="_x0000_s1026" style="position:absolute;z-index:2516464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48.9pt,34.1pt" to="315.8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" strokecolor="black [3040]">
                <o:lock v:ext="edit" shapetype="f"/>
              </v:line>
            </w:pict>
          </mc:Fallback>
        </mc:AlternateContent>
      </w:r>
    </w:p>
    <w:p w:rsidR="003C6CD4" w:rsidRDefault="003C6CD4" w:rsidP="0064536A">
      <w:pPr>
        <w:tabs>
          <w:tab w:val="left" w:pos="2193"/>
        </w:tabs>
        <w:jc w:val="center"/>
        <w:rPr>
          <w:b/>
          <w:sz w:val="36"/>
        </w:rPr>
      </w:pPr>
      <w:r>
        <w:rPr>
          <w:b/>
          <w:sz w:val="36"/>
        </w:rPr>
        <w:t>External Examiner</w:t>
      </w:r>
    </w:p>
    <w:p w:rsidR="003C6CD4" w:rsidRDefault="003C6CD4" w:rsidP="0064536A">
      <w:pPr>
        <w:tabs>
          <w:tab w:val="left" w:pos="2193"/>
        </w:tabs>
        <w:jc w:val="center"/>
        <w:rPr>
          <w:b/>
          <w:sz w:val="96"/>
        </w:rPr>
      </w:pPr>
    </w:p>
    <w:p w:rsidR="00D03E39" w:rsidRDefault="00D03E39" w:rsidP="00A048B4">
      <w:pPr>
        <w:tabs>
          <w:tab w:val="left" w:pos="2193"/>
        </w:tabs>
        <w:jc w:val="center"/>
        <w:rPr>
          <w:b/>
          <w:sz w:val="96"/>
        </w:rPr>
      </w:pPr>
    </w:p>
    <w:p w:rsidR="00D03E39" w:rsidRDefault="00D03E39" w:rsidP="00A048B4">
      <w:pPr>
        <w:tabs>
          <w:tab w:val="left" w:pos="2193"/>
        </w:tabs>
        <w:jc w:val="center"/>
        <w:rPr>
          <w:b/>
          <w:sz w:val="96"/>
        </w:rPr>
      </w:pPr>
    </w:p>
    <w:p w:rsidR="00D03E39" w:rsidRDefault="00D03E39" w:rsidP="00A048B4">
      <w:pPr>
        <w:tabs>
          <w:tab w:val="left" w:pos="2193"/>
        </w:tabs>
        <w:jc w:val="center"/>
        <w:rPr>
          <w:b/>
          <w:sz w:val="96"/>
        </w:rPr>
      </w:pPr>
    </w:p>
    <w:p w:rsidR="00A048B4" w:rsidRDefault="00A048B4" w:rsidP="00A048B4">
      <w:pPr>
        <w:tabs>
          <w:tab w:val="left" w:pos="2193"/>
        </w:tabs>
        <w:jc w:val="center"/>
        <w:rPr>
          <w:b/>
          <w:sz w:val="96"/>
        </w:rPr>
      </w:pPr>
      <w:r>
        <w:rPr>
          <w:b/>
          <w:sz w:val="96"/>
        </w:rPr>
        <w:t>ACKNOWLEDGEMENT</w:t>
      </w:r>
    </w:p>
    <w:p w:rsidR="003C6CD4" w:rsidRDefault="003C6CD4" w:rsidP="0064536A">
      <w:pPr>
        <w:tabs>
          <w:tab w:val="left" w:pos="2193"/>
        </w:tabs>
        <w:jc w:val="center"/>
        <w:rPr>
          <w:b/>
          <w:sz w:val="96"/>
        </w:rPr>
      </w:pPr>
    </w:p>
    <w:p w:rsidR="003C6CD4" w:rsidRDefault="003C6CD4" w:rsidP="0064536A">
      <w:pPr>
        <w:tabs>
          <w:tab w:val="left" w:pos="2193"/>
        </w:tabs>
        <w:jc w:val="center"/>
        <w:rPr>
          <w:b/>
          <w:sz w:val="96"/>
        </w:rPr>
      </w:pPr>
    </w:p>
    <w:p w:rsidR="007A428B" w:rsidRDefault="007A428B" w:rsidP="0064536A">
      <w:pPr>
        <w:tabs>
          <w:tab w:val="left" w:pos="2193"/>
        </w:tabs>
        <w:jc w:val="center"/>
        <w:rPr>
          <w:b/>
          <w:sz w:val="96"/>
        </w:rPr>
      </w:pPr>
    </w:p>
    <w:p w:rsidR="00D03E39" w:rsidRDefault="00D03E39" w:rsidP="00A048B4">
      <w:pPr>
        <w:widowControl w:val="0"/>
        <w:autoSpaceDE w:val="0"/>
        <w:autoSpaceDN w:val="0"/>
        <w:adjustRightInd w:val="0"/>
        <w:rPr>
          <w:b/>
          <w:sz w:val="96"/>
        </w:rPr>
      </w:pPr>
    </w:p>
    <w:p w:rsidR="00A048B4" w:rsidRPr="00951820" w:rsidRDefault="00A048B4" w:rsidP="00A048B4">
      <w:pPr>
        <w:widowControl w:val="0"/>
        <w:autoSpaceDE w:val="0"/>
        <w:autoSpaceDN w:val="0"/>
        <w:adjustRightInd w:val="0"/>
        <w:rPr>
          <w:rFonts w:ascii="Times New Roman" w:hAnsi="Times New Roman"/>
          <w:sz w:val="32"/>
          <w:szCs w:val="32"/>
        </w:rPr>
      </w:pPr>
      <w:r w:rsidRPr="00951820">
        <w:rPr>
          <w:rFonts w:ascii="Times New Roman" w:hAnsi="Times New Roman"/>
          <w:b/>
          <w:bCs/>
          <w:sz w:val="32"/>
          <w:szCs w:val="32"/>
          <w:u w:val="single"/>
        </w:rPr>
        <w:t>ACKNOWLEDGEMENT</w:t>
      </w:r>
    </w:p>
    <w:p w:rsidR="00A048B4" w:rsidRPr="00951820" w:rsidRDefault="00A048B4" w:rsidP="00A048B4">
      <w:pPr>
        <w:widowControl w:val="0"/>
        <w:autoSpaceDE w:val="0"/>
        <w:autoSpaceDN w:val="0"/>
        <w:adjustRightInd w:val="0"/>
        <w:ind w:firstLine="720"/>
        <w:rPr>
          <w:rFonts w:ascii="Times New Roman" w:hAnsi="Times New Roman"/>
          <w:color w:val="000000"/>
          <w:sz w:val="24"/>
          <w:szCs w:val="24"/>
        </w:rPr>
      </w:pPr>
      <w:r w:rsidRPr="00951820">
        <w:rPr>
          <w:rFonts w:ascii="Times New Roman" w:hAnsi="Times New Roman"/>
          <w:color w:val="000000"/>
          <w:sz w:val="24"/>
          <w:szCs w:val="24"/>
        </w:rPr>
        <w:t>Achievement  is  finding  out  what  you  would  be  doing  rather  than  what  you  have  to  do. It  is  not  until  you  undertake  such  a  project  that  you  realize  how  much  effort  and  hard  work  it  really  is,  what  are  your  capabilities  and  how  well  you  can  present  yourself  or  other  things.  It  tells  us  how  much  we  rely  on  the  efforts  and  goodwill  of  others.  It  gives  me  immense  pleasure  to  present  this  report  towards  the  fulfillment  of  my  project.</w:t>
      </w:r>
    </w:p>
    <w:p w:rsidR="00A048B4" w:rsidRPr="00951820" w:rsidRDefault="00A048B4" w:rsidP="00A048B4">
      <w:pPr>
        <w:widowControl w:val="0"/>
        <w:autoSpaceDE w:val="0"/>
        <w:autoSpaceDN w:val="0"/>
        <w:adjustRightInd w:val="0"/>
        <w:rPr>
          <w:rFonts w:ascii="Times New Roman" w:hAnsi="Times New Roman"/>
          <w:color w:val="000000"/>
          <w:sz w:val="24"/>
          <w:szCs w:val="24"/>
        </w:rPr>
      </w:pPr>
      <w:r w:rsidRPr="00951820">
        <w:rPr>
          <w:rFonts w:ascii="Times New Roman" w:hAnsi="Times New Roman"/>
          <w:color w:val="000000"/>
          <w:sz w:val="24"/>
          <w:szCs w:val="24"/>
        </w:rPr>
        <w:t>It  has  been  rightly  said  that  we  are  built  on  the  shoulder  of  others.  For  everything  I  have  achieved,  the  credit  goes  to  all  those  who  had  helped  me  to  complete  this  project  successfully.</w:t>
      </w:r>
    </w:p>
    <w:p w:rsidR="00A048B4" w:rsidRPr="00951820" w:rsidRDefault="00A048B4" w:rsidP="00A048B4">
      <w:pPr>
        <w:widowControl w:val="0"/>
        <w:autoSpaceDE w:val="0"/>
        <w:autoSpaceDN w:val="0"/>
        <w:adjustRightInd w:val="0"/>
        <w:rPr>
          <w:rFonts w:ascii="Times New Roman" w:hAnsi="Times New Roman"/>
          <w:color w:val="000000"/>
          <w:sz w:val="24"/>
          <w:szCs w:val="24"/>
        </w:rPr>
      </w:pPr>
      <w:r w:rsidRPr="00951820">
        <w:rPr>
          <w:rFonts w:ascii="Times New Roman" w:hAnsi="Times New Roman"/>
          <w:color w:val="000000"/>
          <w:sz w:val="24"/>
          <w:szCs w:val="24"/>
        </w:rPr>
        <w:t>I  take  this  opportunity  to  express  my  profound  gratitude  to  management  of  Thakur  Degree  College  Of  Science  &amp;  Commerce  for  giving  me  this  opportunity  to  accomplish  this  project  work.</w:t>
      </w:r>
    </w:p>
    <w:p w:rsidR="00A048B4" w:rsidRPr="00951820" w:rsidRDefault="00A048B4" w:rsidP="00A048B4">
      <w:pPr>
        <w:widowControl w:val="0"/>
        <w:autoSpaceDE w:val="0"/>
        <w:autoSpaceDN w:val="0"/>
        <w:adjustRightInd w:val="0"/>
        <w:rPr>
          <w:rFonts w:ascii="Times New Roman" w:hAnsi="Times New Roman"/>
          <w:color w:val="000000" w:themeColor="text1"/>
          <w:sz w:val="24"/>
          <w:szCs w:val="24"/>
        </w:rPr>
      </w:pPr>
      <w:r w:rsidRPr="00951820">
        <w:rPr>
          <w:rFonts w:ascii="Times New Roman" w:hAnsi="Times New Roman"/>
          <w:color w:val="000000" w:themeColor="text1"/>
          <w:sz w:val="24"/>
          <w:szCs w:val="24"/>
        </w:rPr>
        <w:t xml:space="preserve">I  am  very  much  thankful  to  </w:t>
      </w:r>
      <w:r w:rsidRPr="00951820">
        <w:rPr>
          <w:rFonts w:ascii="Times New Roman" w:hAnsi="Times New Roman"/>
          <w:b/>
          <w:bCs/>
          <w:color w:val="000000" w:themeColor="text1"/>
          <w:sz w:val="24"/>
          <w:szCs w:val="24"/>
          <w:u w:val="single"/>
        </w:rPr>
        <w:t>Mrs</w:t>
      </w:r>
      <w:del w:id="16" w:author="User" w:date="2024-10-02T17:59:00Z">
        <w:r w:rsidRPr="00951820" w:rsidDel="00190305">
          <w:rPr>
            <w:rFonts w:ascii="Times New Roman" w:hAnsi="Times New Roman"/>
            <w:b/>
            <w:bCs/>
            <w:color w:val="000000" w:themeColor="text1"/>
            <w:sz w:val="24"/>
            <w:szCs w:val="24"/>
            <w:u w:val="single"/>
          </w:rPr>
          <w:delText>.</w:delText>
        </w:r>
      </w:del>
      <w:r w:rsidRPr="00951820">
        <w:rPr>
          <w:rFonts w:ascii="Times New Roman" w:hAnsi="Times New Roman"/>
          <w:b/>
          <w:bCs/>
          <w:color w:val="000000" w:themeColor="text1"/>
          <w:sz w:val="24"/>
          <w:szCs w:val="24"/>
          <w:u w:val="single"/>
        </w:rPr>
        <w:t>C.T.Chakraborty</w:t>
      </w:r>
      <w:r w:rsidRPr="00951820">
        <w:rPr>
          <w:rFonts w:ascii="Times New Roman" w:hAnsi="Times New Roman"/>
          <w:color w:val="000000" w:themeColor="text1"/>
          <w:sz w:val="24"/>
          <w:szCs w:val="24"/>
        </w:rPr>
        <w:t>-</w:t>
      </w:r>
      <w:bookmarkStart w:id="17" w:name="_GoBack"/>
      <w:bookmarkEnd w:id="17"/>
      <w:r w:rsidRPr="00951820">
        <w:rPr>
          <w:rFonts w:ascii="Times New Roman" w:hAnsi="Times New Roman"/>
          <w:color w:val="000000" w:themeColor="text1"/>
          <w:sz w:val="24"/>
          <w:szCs w:val="24"/>
        </w:rPr>
        <w:t xml:space="preserve"> Principal  of  Thakur  College  for  their  kind  co-operation  in  the  completion  of  my  project.</w:t>
      </w:r>
    </w:p>
    <w:p w:rsidR="00A048B4" w:rsidRPr="00951820" w:rsidRDefault="00A048B4" w:rsidP="00A048B4">
      <w:pPr>
        <w:widowControl w:val="0"/>
        <w:autoSpaceDE w:val="0"/>
        <w:autoSpaceDN w:val="0"/>
        <w:adjustRightInd w:val="0"/>
        <w:rPr>
          <w:rFonts w:ascii="Times New Roman" w:hAnsi="Times New Roman"/>
          <w:color w:val="000000"/>
          <w:sz w:val="24"/>
          <w:szCs w:val="24"/>
        </w:rPr>
      </w:pPr>
      <w:r w:rsidRPr="00951820">
        <w:rPr>
          <w:rFonts w:ascii="Times New Roman" w:hAnsi="Times New Roman"/>
          <w:color w:val="000000"/>
          <w:sz w:val="24"/>
          <w:szCs w:val="24"/>
        </w:rPr>
        <w:t xml:space="preserve">A  special  vote  of  thanks  to  my  faculty, </w:t>
      </w:r>
      <w:r w:rsidRPr="00951820">
        <w:rPr>
          <w:rFonts w:ascii="Times New Roman" w:hAnsi="Times New Roman"/>
          <w:b/>
          <w:bCs/>
          <w:sz w:val="24"/>
          <w:szCs w:val="24"/>
          <w:u w:val="single"/>
        </w:rPr>
        <w:t>Mr. Ashish</w:t>
      </w:r>
      <w:del w:id="18" w:author="User" w:date="2024-10-02T18:00:00Z">
        <w:r w:rsidRPr="00951820" w:rsidDel="004360C1">
          <w:rPr>
            <w:rFonts w:ascii="Times New Roman" w:hAnsi="Times New Roman"/>
            <w:b/>
            <w:bCs/>
            <w:sz w:val="24"/>
            <w:szCs w:val="24"/>
            <w:u w:val="single"/>
          </w:rPr>
          <w:delText xml:space="preserve"> </w:delText>
        </w:r>
      </w:del>
      <w:r w:rsidRPr="00951820">
        <w:rPr>
          <w:rFonts w:ascii="Times New Roman" w:hAnsi="Times New Roman"/>
          <w:b/>
          <w:bCs/>
          <w:sz w:val="24"/>
          <w:szCs w:val="24"/>
          <w:u w:val="single"/>
        </w:rPr>
        <w:t>Trivedi</w:t>
      </w:r>
      <w:ins w:id="19" w:author="User [2]" w:date="2024-09-25T20:15:00Z">
        <w:r w:rsidR="0092431D">
          <w:rPr>
            <w:rFonts w:ascii="Times New Roman" w:hAnsi="Times New Roman"/>
            <w:b/>
            <w:bCs/>
            <w:sz w:val="24"/>
            <w:szCs w:val="24"/>
            <w:u w:val="single"/>
          </w:rPr>
          <w:t xml:space="preserve"> </w:t>
        </w:r>
      </w:ins>
      <w:r w:rsidRPr="00951820">
        <w:rPr>
          <w:rFonts w:ascii="Times New Roman" w:hAnsi="Times New Roman"/>
          <w:color w:val="000000"/>
          <w:sz w:val="24"/>
          <w:szCs w:val="24"/>
        </w:rPr>
        <w:t xml:space="preserve">who  is  our  HOD  &amp;  also  our  project  guide </w:t>
      </w:r>
      <w:r w:rsidR="006A7891">
        <w:rPr>
          <w:rFonts w:ascii="Times New Roman" w:hAnsi="Times New Roman"/>
          <w:b/>
          <w:bCs/>
          <w:sz w:val="24"/>
          <w:szCs w:val="24"/>
          <w:u w:val="single"/>
        </w:rPr>
        <w:t>Mrs. Sujitha Mohan Mam</w:t>
      </w:r>
      <w:r w:rsidRPr="00951820">
        <w:rPr>
          <w:rFonts w:ascii="Times New Roman" w:hAnsi="Times New Roman"/>
          <w:b/>
          <w:bCs/>
          <w:sz w:val="24"/>
          <w:szCs w:val="24"/>
          <w:u w:val="single"/>
        </w:rPr>
        <w:t xml:space="preserve"> </w:t>
      </w:r>
      <w:r w:rsidRPr="00951820">
        <w:rPr>
          <w:rFonts w:ascii="Times New Roman" w:hAnsi="Times New Roman"/>
          <w:color w:val="000000"/>
          <w:sz w:val="24"/>
          <w:szCs w:val="24"/>
        </w:rPr>
        <w:t>for  their  most  sincere, useful  and  encouraging  contribution  throughout  the  project  span, without  them  we  couldn’t  start  and  complete  the  project  on  time.</w:t>
      </w:r>
    </w:p>
    <w:p w:rsidR="00A048B4" w:rsidRDefault="00A048B4" w:rsidP="00A048B4">
      <w:pPr>
        <w:tabs>
          <w:tab w:val="left" w:pos="2193"/>
        </w:tabs>
        <w:rPr>
          <w:sz w:val="32"/>
        </w:rPr>
      </w:pPr>
      <w:r w:rsidRPr="00951820">
        <w:rPr>
          <w:rFonts w:ascii="Times New Roman" w:hAnsi="Times New Roman"/>
          <w:color w:val="000000"/>
          <w:sz w:val="24"/>
          <w:szCs w:val="24"/>
        </w:rPr>
        <w:t>Finally,  I  would  like  to  thank  all  my  friends &amp;  entire  Computer  Science  department  who  directly  or  indirectly  helped  me  in  completion  of  this  project  &amp;  to  my  family  without  whose  support, motivation  &amp;  encouragement  this  would  not  have  been  possible.</w:t>
      </w:r>
    </w:p>
    <w:p w:rsidR="00A048B4" w:rsidRDefault="00A048B4" w:rsidP="00A048B4">
      <w:pPr>
        <w:tabs>
          <w:tab w:val="left" w:pos="2193"/>
        </w:tabs>
        <w:rPr>
          <w:sz w:val="32"/>
        </w:rPr>
      </w:pPr>
    </w:p>
    <w:p w:rsidR="00A048B4" w:rsidRDefault="006A7891" w:rsidP="006A7891">
      <w:pPr>
        <w:tabs>
          <w:tab w:val="left" w:pos="2193"/>
        </w:tabs>
        <w:rPr>
          <w:sz w:val="48"/>
        </w:rPr>
      </w:pPr>
      <w:r>
        <w:rPr>
          <w:b/>
          <w:sz w:val="24"/>
          <w:szCs w:val="24"/>
          <w:u w:val="single"/>
        </w:rPr>
        <w:t>(VIVEK VINOD GUPTA)</w:t>
      </w:r>
    </w:p>
    <w:p w:rsidR="00A048B4" w:rsidRDefault="00A048B4" w:rsidP="00A048B4">
      <w:pPr>
        <w:tabs>
          <w:tab w:val="left" w:pos="2193"/>
        </w:tabs>
        <w:rPr>
          <w:sz w:val="96"/>
        </w:rPr>
      </w:pPr>
    </w:p>
    <w:p w:rsidR="00A048B4" w:rsidRDefault="00A048B4" w:rsidP="00E809A9">
      <w:pPr>
        <w:widowControl w:val="0"/>
        <w:autoSpaceDE w:val="0"/>
        <w:autoSpaceDN w:val="0"/>
        <w:adjustRightInd w:val="0"/>
        <w:rPr>
          <w:rFonts w:ascii="Times New Roman" w:hAnsi="Times New Roman"/>
          <w:b/>
          <w:bCs/>
          <w:sz w:val="48"/>
          <w:szCs w:val="48"/>
          <w:u w:val="single"/>
        </w:rPr>
      </w:pPr>
    </w:p>
    <w:p w:rsidR="00A048B4" w:rsidRDefault="00A048B4" w:rsidP="00E809A9">
      <w:pPr>
        <w:widowControl w:val="0"/>
        <w:autoSpaceDE w:val="0"/>
        <w:autoSpaceDN w:val="0"/>
        <w:adjustRightInd w:val="0"/>
        <w:rPr>
          <w:rFonts w:ascii="Times New Roman" w:hAnsi="Times New Roman"/>
          <w:b/>
          <w:bCs/>
          <w:sz w:val="48"/>
          <w:szCs w:val="48"/>
          <w:u w:val="single"/>
        </w:rPr>
      </w:pPr>
    </w:p>
    <w:p w:rsidR="003C6CD4" w:rsidRDefault="003C6CD4" w:rsidP="0064536A">
      <w:pPr>
        <w:tabs>
          <w:tab w:val="left" w:pos="2193"/>
        </w:tabs>
        <w:jc w:val="center"/>
        <w:rPr>
          <w:b/>
          <w:sz w:val="96"/>
        </w:rPr>
      </w:pPr>
    </w:p>
    <w:p w:rsidR="003C6CD4" w:rsidRDefault="003C6CD4" w:rsidP="0064536A">
      <w:pPr>
        <w:tabs>
          <w:tab w:val="left" w:pos="2193"/>
        </w:tabs>
        <w:jc w:val="center"/>
        <w:rPr>
          <w:b/>
          <w:sz w:val="96"/>
        </w:rPr>
      </w:pPr>
    </w:p>
    <w:p w:rsidR="003C6CD4" w:rsidRDefault="003C6CD4" w:rsidP="00E809A9">
      <w:pPr>
        <w:tabs>
          <w:tab w:val="left" w:pos="2193"/>
        </w:tabs>
        <w:rPr>
          <w:b/>
          <w:sz w:val="96"/>
        </w:rPr>
      </w:pPr>
    </w:p>
    <w:p w:rsidR="00A048B4" w:rsidRDefault="00A048B4" w:rsidP="00A048B4">
      <w:pPr>
        <w:tabs>
          <w:tab w:val="left" w:pos="2193"/>
        </w:tabs>
        <w:jc w:val="center"/>
        <w:rPr>
          <w:b/>
          <w:sz w:val="96"/>
        </w:rPr>
      </w:pPr>
      <w:r>
        <w:rPr>
          <w:b/>
          <w:sz w:val="96"/>
        </w:rPr>
        <w:t>INDEX</w:t>
      </w:r>
    </w:p>
    <w:p w:rsidR="007D587F" w:rsidRDefault="007D587F" w:rsidP="00E809A9">
      <w:pPr>
        <w:tabs>
          <w:tab w:val="left" w:pos="2193"/>
        </w:tabs>
        <w:rPr>
          <w:b/>
          <w:sz w:val="96"/>
        </w:rPr>
      </w:pPr>
    </w:p>
    <w:p w:rsidR="003C6CD4" w:rsidRDefault="003C6CD4" w:rsidP="0064536A">
      <w:pPr>
        <w:tabs>
          <w:tab w:val="left" w:pos="2193"/>
        </w:tabs>
        <w:jc w:val="center"/>
        <w:rPr>
          <w:b/>
          <w:sz w:val="96"/>
        </w:rPr>
      </w:pPr>
    </w:p>
    <w:p w:rsidR="003C6CD4" w:rsidRDefault="003C6CD4" w:rsidP="0064536A">
      <w:pPr>
        <w:tabs>
          <w:tab w:val="left" w:pos="2193"/>
        </w:tabs>
        <w:jc w:val="center"/>
        <w:rPr>
          <w:b/>
          <w:sz w:val="96"/>
        </w:rPr>
      </w:pPr>
    </w:p>
    <w:p w:rsidR="00D03E39" w:rsidRDefault="00D03E39" w:rsidP="00A048B4">
      <w:pPr>
        <w:widowControl w:val="0"/>
        <w:autoSpaceDE w:val="0"/>
        <w:autoSpaceDN w:val="0"/>
        <w:adjustRightInd w:val="0"/>
        <w:rPr>
          <w:b/>
          <w:sz w:val="96"/>
        </w:rPr>
      </w:pPr>
    </w:p>
    <w:p w:rsidR="00A048B4" w:rsidRPr="00E809A9" w:rsidRDefault="00A048B4" w:rsidP="00A048B4">
      <w:pPr>
        <w:widowControl w:val="0"/>
        <w:autoSpaceDE w:val="0"/>
        <w:autoSpaceDN w:val="0"/>
        <w:adjustRightInd w:val="0"/>
        <w:rPr>
          <w:rFonts w:ascii="Times New Roman" w:hAnsi="Times New Roman"/>
          <w:sz w:val="48"/>
          <w:szCs w:val="48"/>
          <w:u w:val="single"/>
        </w:rPr>
      </w:pPr>
      <w:r>
        <w:rPr>
          <w:rFonts w:ascii="Times New Roman" w:hAnsi="Times New Roman"/>
          <w:b/>
          <w:bCs/>
          <w:sz w:val="48"/>
          <w:szCs w:val="48"/>
          <w:u w:val="single"/>
        </w:rPr>
        <w:lastRenderedPageBreak/>
        <w:t>INDEX</w:t>
      </w:r>
    </w:p>
    <w:tbl>
      <w:tblPr>
        <w:tblW w:w="0" w:type="auto"/>
        <w:tblInd w:w="108" w:type="dxa"/>
        <w:tblLayout w:type="fixed"/>
        <w:tblLook w:val="0000" w:firstRow="0" w:lastRow="0" w:firstColumn="0" w:lastColumn="0" w:noHBand="0" w:noVBand="0"/>
      </w:tblPr>
      <w:tblGrid>
        <w:gridCol w:w="1507"/>
        <w:gridCol w:w="4683"/>
        <w:gridCol w:w="3053"/>
      </w:tblGrid>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b/>
                <w:bCs/>
              </w:rPr>
              <w:t>Sr. No.</w:t>
            </w: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b/>
                <w:bCs/>
              </w:rPr>
              <w:t>Index Topic</w:t>
            </w: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b/>
                <w:bCs/>
              </w:rPr>
              <w:t>Page</w:t>
            </w: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b/>
                <w:bCs/>
              </w:rPr>
              <w:t>Acknowledgement</w:t>
            </w: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Calibri" w:hAnsi="Calibri" w:cs="Calibri"/>
              </w:rPr>
              <w:t>7</w:t>
            </w: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7D076E" w:rsidRDefault="00A048B4" w:rsidP="00D033E7">
            <w:pPr>
              <w:widowControl w:val="0"/>
              <w:autoSpaceDE w:val="0"/>
              <w:autoSpaceDN w:val="0"/>
              <w:adjustRightInd w:val="0"/>
              <w:rPr>
                <w:rFonts w:ascii="Calibri" w:hAnsi="Calibri" w:cs="Calibri"/>
                <w:sz w:val="28"/>
                <w:szCs w:val="28"/>
              </w:rPr>
            </w:pPr>
            <w:r w:rsidRPr="007D076E">
              <w:rPr>
                <w:rFonts w:ascii="Times New Roman" w:hAnsi="Times New Roman"/>
                <w:b/>
                <w:bCs/>
                <w:sz w:val="28"/>
                <w:szCs w:val="28"/>
              </w:rPr>
              <w:t>I.</w:t>
            </w: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7D076E" w:rsidRDefault="00CB21AE" w:rsidP="00CB21AE">
            <w:pPr>
              <w:widowControl w:val="0"/>
              <w:autoSpaceDE w:val="0"/>
              <w:autoSpaceDN w:val="0"/>
              <w:adjustRightInd w:val="0"/>
              <w:rPr>
                <w:rFonts w:ascii="Calibri" w:hAnsi="Calibri" w:cs="Calibri"/>
                <w:sz w:val="28"/>
                <w:szCs w:val="28"/>
              </w:rPr>
            </w:pPr>
            <w:r>
              <w:rPr>
                <w:rFonts w:ascii="Times New Roman" w:hAnsi="Times New Roman"/>
                <w:b/>
                <w:bCs/>
                <w:sz w:val="28"/>
                <w:szCs w:val="28"/>
              </w:rPr>
              <w:t>Introduction</w:t>
            </w: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rPr>
              <w:t>(i)</w:t>
            </w: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b/>
                <w:bCs/>
              </w:rPr>
              <w:t>Description of System</w:t>
            </w: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Calibri" w:hAnsi="Calibri" w:cs="Calibri"/>
              </w:rPr>
              <w:t>10</w:t>
            </w: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rPr>
              <w:t>(ii)</w:t>
            </w: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b/>
                <w:bCs/>
              </w:rPr>
              <w:t>Limitations of present system</w:t>
            </w: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Calibri" w:hAnsi="Calibri" w:cs="Calibri"/>
              </w:rPr>
              <w:t>10</w:t>
            </w: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rPr>
              <w:t>(iii)</w:t>
            </w: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b/>
                <w:bCs/>
              </w:rPr>
              <w:t>Proposed system and its advantages</w:t>
            </w: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Calibri" w:hAnsi="Calibri" w:cs="Calibri"/>
              </w:rPr>
              <w:t>11</w:t>
            </w: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rPr>
              <w:t>(iv)</w:t>
            </w: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b/>
                <w:bCs/>
              </w:rPr>
              <w:t xml:space="preserve"> Requirements</w:t>
            </w:r>
            <w:r w:rsidR="00CB21AE">
              <w:rPr>
                <w:rFonts w:ascii="Times New Roman" w:hAnsi="Times New Roman"/>
                <w:b/>
                <w:bCs/>
              </w:rPr>
              <w:t xml:space="preserve"> Specification</w:t>
            </w: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7D6DB3" w:rsidP="00D033E7">
            <w:pPr>
              <w:widowControl w:val="0"/>
              <w:autoSpaceDE w:val="0"/>
              <w:autoSpaceDN w:val="0"/>
              <w:adjustRightInd w:val="0"/>
              <w:rPr>
                <w:rFonts w:ascii="Calibri" w:hAnsi="Calibri" w:cs="Calibri"/>
              </w:rPr>
            </w:pPr>
            <w:r>
              <w:rPr>
                <w:rFonts w:ascii="Calibri" w:hAnsi="Calibri" w:cs="Calibri"/>
              </w:rPr>
              <w:t>12</w:t>
            </w: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rPr>
              <w:t>(v)</w:t>
            </w: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b/>
                <w:bCs/>
              </w:rPr>
              <w:t>Activity Chart</w:t>
            </w: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CB21AE" w:rsidP="00D033E7">
            <w:pPr>
              <w:widowControl w:val="0"/>
              <w:autoSpaceDE w:val="0"/>
              <w:autoSpaceDN w:val="0"/>
              <w:adjustRightInd w:val="0"/>
              <w:rPr>
                <w:rFonts w:ascii="Calibri" w:hAnsi="Calibri" w:cs="Calibri"/>
              </w:rPr>
            </w:pPr>
            <w:r>
              <w:rPr>
                <w:rFonts w:ascii="Calibri" w:hAnsi="Calibri" w:cs="Calibri"/>
              </w:rPr>
              <w:t>14</w:t>
            </w: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Times New Roman" w:hAnsi="Times New Roman"/>
              </w:rPr>
            </w:pP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Times New Roman" w:hAnsi="Times New Roman"/>
                <w:b/>
                <w:bCs/>
              </w:rPr>
            </w:pP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7D076E" w:rsidRDefault="00A048B4" w:rsidP="00D033E7">
            <w:pPr>
              <w:widowControl w:val="0"/>
              <w:autoSpaceDE w:val="0"/>
              <w:autoSpaceDN w:val="0"/>
              <w:adjustRightInd w:val="0"/>
              <w:rPr>
                <w:rFonts w:ascii="Calibri" w:hAnsi="Calibri" w:cs="Calibri"/>
                <w:sz w:val="28"/>
                <w:szCs w:val="28"/>
              </w:rPr>
            </w:pPr>
            <w:r w:rsidRPr="007D076E">
              <w:rPr>
                <w:rFonts w:ascii="Times New Roman" w:hAnsi="Times New Roman"/>
                <w:b/>
                <w:bCs/>
                <w:sz w:val="28"/>
                <w:szCs w:val="28"/>
              </w:rPr>
              <w:t>II</w:t>
            </w: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7D076E" w:rsidRDefault="00A048B4" w:rsidP="00D033E7">
            <w:pPr>
              <w:widowControl w:val="0"/>
              <w:autoSpaceDE w:val="0"/>
              <w:autoSpaceDN w:val="0"/>
              <w:adjustRightInd w:val="0"/>
              <w:rPr>
                <w:rFonts w:ascii="Calibri" w:hAnsi="Calibri" w:cs="Calibri"/>
                <w:sz w:val="28"/>
                <w:szCs w:val="28"/>
              </w:rPr>
            </w:pPr>
            <w:r w:rsidRPr="007D076E">
              <w:rPr>
                <w:rFonts w:ascii="Times New Roman" w:hAnsi="Times New Roman"/>
                <w:b/>
                <w:bCs/>
                <w:sz w:val="28"/>
                <w:szCs w:val="28"/>
              </w:rPr>
              <w:t>System Analysis</w:t>
            </w: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CB21AE" w:rsidP="00D033E7">
            <w:pPr>
              <w:widowControl w:val="0"/>
              <w:autoSpaceDE w:val="0"/>
              <w:autoSpaceDN w:val="0"/>
              <w:adjustRightInd w:val="0"/>
              <w:rPr>
                <w:rFonts w:ascii="Calibri" w:hAnsi="Calibri" w:cs="Calibri"/>
              </w:rPr>
            </w:pPr>
            <w:r>
              <w:rPr>
                <w:rFonts w:ascii="Calibri" w:hAnsi="Calibri" w:cs="Calibri"/>
              </w:rPr>
              <w:t>16</w:t>
            </w: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8148D5" w:rsidP="00D033E7">
            <w:pPr>
              <w:widowControl w:val="0"/>
              <w:autoSpaceDE w:val="0"/>
              <w:autoSpaceDN w:val="0"/>
              <w:adjustRightInd w:val="0"/>
              <w:rPr>
                <w:rFonts w:ascii="Calibri" w:hAnsi="Calibri" w:cs="Calibri"/>
              </w:rPr>
            </w:pPr>
            <w:r>
              <w:rPr>
                <w:rFonts w:ascii="Times New Roman" w:hAnsi="Times New Roman"/>
              </w:rPr>
              <w:t>(i</w:t>
            </w:r>
            <w:r w:rsidR="00A048B4">
              <w:rPr>
                <w:rFonts w:ascii="Times New Roman" w:hAnsi="Times New Roman"/>
              </w:rPr>
              <w:t>)</w:t>
            </w: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b/>
                <w:bCs/>
              </w:rPr>
              <w:t>Event Table</w:t>
            </w: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CB21AE" w:rsidP="00D033E7">
            <w:pPr>
              <w:widowControl w:val="0"/>
              <w:autoSpaceDE w:val="0"/>
              <w:autoSpaceDN w:val="0"/>
              <w:adjustRightInd w:val="0"/>
              <w:rPr>
                <w:rFonts w:ascii="Calibri" w:hAnsi="Calibri" w:cs="Calibri"/>
              </w:rPr>
            </w:pPr>
            <w:r>
              <w:rPr>
                <w:rFonts w:ascii="Calibri" w:hAnsi="Calibri" w:cs="Calibri"/>
              </w:rPr>
              <w:t>18</w:t>
            </w: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Times New Roman" w:hAnsi="Times New Roman"/>
              </w:rPr>
            </w:pP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Times New Roman" w:hAnsi="Times New Roman"/>
                <w:b/>
                <w:bCs/>
              </w:rPr>
            </w:pP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7D076E" w:rsidRDefault="00A048B4" w:rsidP="00D033E7">
            <w:pPr>
              <w:widowControl w:val="0"/>
              <w:autoSpaceDE w:val="0"/>
              <w:autoSpaceDN w:val="0"/>
              <w:adjustRightInd w:val="0"/>
              <w:rPr>
                <w:rFonts w:ascii="Calibri" w:hAnsi="Calibri" w:cs="Calibri"/>
                <w:sz w:val="28"/>
                <w:szCs w:val="28"/>
              </w:rPr>
            </w:pPr>
            <w:r w:rsidRPr="007D076E">
              <w:rPr>
                <w:rFonts w:ascii="Times New Roman" w:hAnsi="Times New Roman"/>
                <w:b/>
                <w:bCs/>
                <w:sz w:val="28"/>
                <w:szCs w:val="28"/>
              </w:rPr>
              <w:t>III</w:t>
            </w: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7D076E" w:rsidRDefault="00A048B4" w:rsidP="00D033E7">
            <w:pPr>
              <w:widowControl w:val="0"/>
              <w:autoSpaceDE w:val="0"/>
              <w:autoSpaceDN w:val="0"/>
              <w:adjustRightInd w:val="0"/>
              <w:rPr>
                <w:rFonts w:ascii="Calibri" w:hAnsi="Calibri" w:cs="Calibri"/>
                <w:sz w:val="28"/>
                <w:szCs w:val="28"/>
              </w:rPr>
            </w:pPr>
            <w:r w:rsidRPr="007D076E">
              <w:rPr>
                <w:rFonts w:ascii="Times New Roman" w:hAnsi="Times New Roman"/>
                <w:b/>
                <w:bCs/>
                <w:sz w:val="28"/>
                <w:szCs w:val="28"/>
              </w:rPr>
              <w:t>UML Diagram</w:t>
            </w: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7D076E" w:rsidRDefault="00CB21AE" w:rsidP="00CB21AE">
            <w:pPr>
              <w:widowControl w:val="0"/>
              <w:autoSpaceDE w:val="0"/>
              <w:autoSpaceDN w:val="0"/>
              <w:adjustRightInd w:val="0"/>
              <w:rPr>
                <w:rFonts w:ascii="Calibri" w:hAnsi="Calibri" w:cs="Calibri"/>
                <w:sz w:val="28"/>
                <w:szCs w:val="28"/>
              </w:rPr>
            </w:pPr>
            <w:r>
              <w:rPr>
                <w:rFonts w:ascii="Calibri" w:hAnsi="Calibri" w:cs="Calibri"/>
                <w:sz w:val="28"/>
                <w:szCs w:val="28"/>
              </w:rPr>
              <w:t>21</w:t>
            </w: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rPr>
              <w:t>(i)</w:t>
            </w: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b/>
                <w:bCs/>
              </w:rPr>
              <w:t>Use Case Diagram</w:t>
            </w: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CB21AE" w:rsidP="00D033E7">
            <w:pPr>
              <w:widowControl w:val="0"/>
              <w:autoSpaceDE w:val="0"/>
              <w:autoSpaceDN w:val="0"/>
              <w:adjustRightInd w:val="0"/>
              <w:rPr>
                <w:rFonts w:ascii="Calibri" w:hAnsi="Calibri" w:cs="Calibri"/>
              </w:rPr>
            </w:pPr>
            <w:r>
              <w:rPr>
                <w:rFonts w:ascii="Calibri" w:hAnsi="Calibri" w:cs="Calibri"/>
              </w:rPr>
              <w:t>22</w:t>
            </w: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rPr>
              <w:t>(ii)</w:t>
            </w: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b/>
                <w:bCs/>
              </w:rPr>
              <w:t>Component Diagram</w:t>
            </w: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7D6DB3" w:rsidP="00D033E7">
            <w:pPr>
              <w:widowControl w:val="0"/>
              <w:autoSpaceDE w:val="0"/>
              <w:autoSpaceDN w:val="0"/>
              <w:adjustRightInd w:val="0"/>
              <w:rPr>
                <w:rFonts w:ascii="Calibri" w:hAnsi="Calibri" w:cs="Calibri"/>
              </w:rPr>
            </w:pPr>
            <w:r>
              <w:rPr>
                <w:rFonts w:ascii="Calibri" w:hAnsi="Calibri" w:cs="Calibri"/>
              </w:rPr>
              <w:t>23</w:t>
            </w: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rPr>
              <w:t>(iii)</w:t>
            </w: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b/>
                <w:bCs/>
              </w:rPr>
              <w:t>Deployment Diagram</w:t>
            </w: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7D6DB3" w:rsidP="00D033E7">
            <w:pPr>
              <w:widowControl w:val="0"/>
              <w:autoSpaceDE w:val="0"/>
              <w:autoSpaceDN w:val="0"/>
              <w:adjustRightInd w:val="0"/>
              <w:rPr>
                <w:rFonts w:ascii="Calibri" w:hAnsi="Calibri" w:cs="Calibri"/>
              </w:rPr>
            </w:pPr>
            <w:r>
              <w:rPr>
                <w:rFonts w:ascii="Calibri" w:hAnsi="Calibri" w:cs="Calibri"/>
              </w:rPr>
              <w:t>23</w:t>
            </w: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rPr>
              <w:t>(iv)</w:t>
            </w: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b/>
                <w:bCs/>
              </w:rPr>
              <w:t>State Diagram</w:t>
            </w: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7D6DB3" w:rsidP="00D033E7">
            <w:pPr>
              <w:widowControl w:val="0"/>
              <w:autoSpaceDE w:val="0"/>
              <w:autoSpaceDN w:val="0"/>
              <w:adjustRightInd w:val="0"/>
              <w:rPr>
                <w:rFonts w:ascii="Calibri" w:hAnsi="Calibri" w:cs="Calibri"/>
              </w:rPr>
            </w:pPr>
            <w:r>
              <w:rPr>
                <w:rFonts w:ascii="Calibri" w:hAnsi="Calibri" w:cs="Calibri"/>
              </w:rPr>
              <w:t>24</w:t>
            </w: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rPr>
              <w:t>(v)</w:t>
            </w: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b/>
                <w:bCs/>
              </w:rPr>
              <w:t>Class Diagram</w:t>
            </w: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7D6DB3" w:rsidP="00D033E7">
            <w:pPr>
              <w:widowControl w:val="0"/>
              <w:autoSpaceDE w:val="0"/>
              <w:autoSpaceDN w:val="0"/>
              <w:adjustRightInd w:val="0"/>
              <w:rPr>
                <w:rFonts w:ascii="Calibri" w:hAnsi="Calibri" w:cs="Calibri"/>
              </w:rPr>
            </w:pPr>
            <w:r>
              <w:rPr>
                <w:rFonts w:ascii="Calibri" w:hAnsi="Calibri" w:cs="Calibri"/>
              </w:rPr>
              <w:t>25</w:t>
            </w: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rPr>
              <w:t>(vi)</w:t>
            </w: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b/>
                <w:bCs/>
              </w:rPr>
              <w:t>Collabration Diagram</w:t>
            </w: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7D6DB3" w:rsidP="00D033E7">
            <w:pPr>
              <w:widowControl w:val="0"/>
              <w:autoSpaceDE w:val="0"/>
              <w:autoSpaceDN w:val="0"/>
              <w:adjustRightInd w:val="0"/>
              <w:rPr>
                <w:rFonts w:ascii="Calibri" w:hAnsi="Calibri" w:cs="Calibri"/>
              </w:rPr>
            </w:pPr>
            <w:r>
              <w:rPr>
                <w:rFonts w:ascii="Calibri" w:hAnsi="Calibri" w:cs="Calibri"/>
              </w:rPr>
              <w:t>25</w:t>
            </w: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rPr>
              <w:t>(vii)</w:t>
            </w: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b/>
                <w:bCs/>
              </w:rPr>
              <w:t>Activity Diagram</w:t>
            </w: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7D6DB3" w:rsidP="00D033E7">
            <w:pPr>
              <w:widowControl w:val="0"/>
              <w:autoSpaceDE w:val="0"/>
              <w:autoSpaceDN w:val="0"/>
              <w:adjustRightInd w:val="0"/>
              <w:rPr>
                <w:rFonts w:ascii="Calibri" w:hAnsi="Calibri" w:cs="Calibri"/>
              </w:rPr>
            </w:pPr>
            <w:r>
              <w:rPr>
                <w:rFonts w:ascii="Calibri" w:hAnsi="Calibri" w:cs="Calibri"/>
              </w:rPr>
              <w:t>26</w:t>
            </w: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rPr>
              <w:t>(viii)</w:t>
            </w: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b/>
                <w:bCs/>
              </w:rPr>
              <w:t>Sequence Diagram</w:t>
            </w: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7D6DB3" w:rsidP="00D033E7">
            <w:pPr>
              <w:widowControl w:val="0"/>
              <w:autoSpaceDE w:val="0"/>
              <w:autoSpaceDN w:val="0"/>
              <w:adjustRightInd w:val="0"/>
              <w:rPr>
                <w:rFonts w:ascii="Calibri" w:hAnsi="Calibri" w:cs="Calibri"/>
              </w:rPr>
            </w:pPr>
            <w:r>
              <w:rPr>
                <w:rFonts w:ascii="Calibri" w:hAnsi="Calibri" w:cs="Calibri"/>
              </w:rPr>
              <w:t>28</w:t>
            </w:r>
          </w:p>
        </w:tc>
      </w:tr>
    </w:tbl>
    <w:p w:rsidR="00A048B4" w:rsidRDefault="00A048B4" w:rsidP="00A048B4">
      <w:pPr>
        <w:tabs>
          <w:tab w:val="left" w:pos="2193"/>
        </w:tabs>
        <w:rPr>
          <w:b/>
          <w:sz w:val="96"/>
        </w:rPr>
      </w:pPr>
    </w:p>
    <w:tbl>
      <w:tblPr>
        <w:tblW w:w="0" w:type="auto"/>
        <w:tblInd w:w="108" w:type="dxa"/>
        <w:tblLayout w:type="fixed"/>
        <w:tblLook w:val="0000" w:firstRow="0" w:lastRow="0" w:firstColumn="0" w:lastColumn="0" w:noHBand="0" w:noVBand="0"/>
      </w:tblPr>
      <w:tblGrid>
        <w:gridCol w:w="1507"/>
        <w:gridCol w:w="4683"/>
        <w:gridCol w:w="3053"/>
      </w:tblGrid>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7D076E" w:rsidRDefault="00A048B4" w:rsidP="00D033E7">
            <w:pPr>
              <w:widowControl w:val="0"/>
              <w:autoSpaceDE w:val="0"/>
              <w:autoSpaceDN w:val="0"/>
              <w:adjustRightInd w:val="0"/>
              <w:rPr>
                <w:rFonts w:ascii="Calibri" w:hAnsi="Calibri" w:cs="Calibri"/>
                <w:sz w:val="28"/>
                <w:szCs w:val="28"/>
              </w:rPr>
            </w:pPr>
            <w:r w:rsidRPr="007D076E">
              <w:rPr>
                <w:rFonts w:ascii="Times New Roman" w:hAnsi="Times New Roman"/>
                <w:b/>
                <w:bCs/>
                <w:sz w:val="28"/>
                <w:szCs w:val="28"/>
              </w:rPr>
              <w:lastRenderedPageBreak/>
              <w:t>IV</w:t>
            </w: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7D076E" w:rsidRDefault="00A048B4" w:rsidP="00D033E7">
            <w:pPr>
              <w:widowControl w:val="0"/>
              <w:autoSpaceDE w:val="0"/>
              <w:autoSpaceDN w:val="0"/>
              <w:adjustRightInd w:val="0"/>
              <w:rPr>
                <w:rFonts w:ascii="Calibri" w:hAnsi="Calibri" w:cs="Calibri"/>
                <w:sz w:val="28"/>
                <w:szCs w:val="28"/>
              </w:rPr>
            </w:pPr>
            <w:r w:rsidRPr="007D076E">
              <w:rPr>
                <w:rFonts w:ascii="Times New Roman" w:hAnsi="Times New Roman"/>
                <w:b/>
                <w:bCs/>
                <w:sz w:val="28"/>
                <w:szCs w:val="28"/>
              </w:rPr>
              <w:t>Data Flow Diagram</w:t>
            </w: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rPr>
              <w:t>(i)</w:t>
            </w: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r>
              <w:rPr>
                <w:rFonts w:ascii="Times New Roman" w:hAnsi="Times New Roman"/>
                <w:b/>
                <w:bCs/>
              </w:rPr>
              <w:t>Dataf</w:t>
            </w:r>
            <w:r w:rsidR="007A428B">
              <w:rPr>
                <w:rFonts w:ascii="Times New Roman" w:hAnsi="Times New Roman"/>
                <w:b/>
                <w:bCs/>
              </w:rPr>
              <w:t xml:space="preserve"> </w:t>
            </w:r>
            <w:r>
              <w:rPr>
                <w:rFonts w:ascii="Times New Roman" w:hAnsi="Times New Roman"/>
                <w:b/>
                <w:bCs/>
              </w:rPr>
              <w:t>Flow</w:t>
            </w:r>
            <w:r w:rsidR="007A428B">
              <w:rPr>
                <w:rFonts w:ascii="Times New Roman" w:hAnsi="Times New Roman"/>
                <w:b/>
                <w:bCs/>
              </w:rPr>
              <w:t xml:space="preserve"> </w:t>
            </w:r>
            <w:r>
              <w:rPr>
                <w:rFonts w:ascii="Times New Roman" w:hAnsi="Times New Roman"/>
                <w:b/>
                <w:bCs/>
              </w:rPr>
              <w:t>Diagram(DFD)</w:t>
            </w: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7D6DB3" w:rsidP="00D033E7">
            <w:pPr>
              <w:widowControl w:val="0"/>
              <w:autoSpaceDE w:val="0"/>
              <w:autoSpaceDN w:val="0"/>
              <w:adjustRightInd w:val="0"/>
              <w:rPr>
                <w:rFonts w:ascii="Calibri" w:hAnsi="Calibri" w:cs="Calibri"/>
              </w:rPr>
            </w:pPr>
            <w:r>
              <w:rPr>
                <w:rFonts w:ascii="Calibri" w:hAnsi="Calibri" w:cs="Calibri"/>
              </w:rPr>
              <w:t>30</w:t>
            </w: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7D076E" w:rsidRDefault="00A048B4" w:rsidP="00D033E7">
            <w:pPr>
              <w:widowControl w:val="0"/>
              <w:autoSpaceDE w:val="0"/>
              <w:autoSpaceDN w:val="0"/>
              <w:adjustRightInd w:val="0"/>
              <w:rPr>
                <w:rFonts w:ascii="Calibri" w:hAnsi="Calibri" w:cs="Calibri"/>
                <w:sz w:val="28"/>
                <w:szCs w:val="28"/>
              </w:rPr>
            </w:pPr>
            <w:r w:rsidRPr="007D076E">
              <w:rPr>
                <w:rFonts w:ascii="Times New Roman" w:hAnsi="Times New Roman"/>
                <w:b/>
                <w:bCs/>
                <w:sz w:val="28"/>
                <w:szCs w:val="28"/>
              </w:rPr>
              <w:t>V</w:t>
            </w: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7D076E" w:rsidRDefault="00A048B4" w:rsidP="00D033E7">
            <w:pPr>
              <w:widowControl w:val="0"/>
              <w:autoSpaceDE w:val="0"/>
              <w:autoSpaceDN w:val="0"/>
              <w:adjustRightInd w:val="0"/>
              <w:rPr>
                <w:rFonts w:ascii="Calibri" w:hAnsi="Calibri" w:cs="Calibri"/>
                <w:sz w:val="28"/>
                <w:szCs w:val="28"/>
              </w:rPr>
            </w:pPr>
            <w:r w:rsidRPr="007D076E">
              <w:rPr>
                <w:rFonts w:ascii="Times New Roman" w:hAnsi="Times New Roman"/>
                <w:b/>
                <w:bCs/>
                <w:sz w:val="28"/>
                <w:szCs w:val="28"/>
              </w:rPr>
              <w:t>System Implementation</w:t>
            </w: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CB21AE" w:rsidRDefault="00CB21AE" w:rsidP="00D033E7">
            <w:pPr>
              <w:widowControl w:val="0"/>
              <w:autoSpaceDE w:val="0"/>
              <w:autoSpaceDN w:val="0"/>
              <w:adjustRightInd w:val="0"/>
              <w:rPr>
                <w:rFonts w:ascii="Calibri" w:hAnsi="Calibri" w:cs="Calibri"/>
                <w:sz w:val="28"/>
                <w:szCs w:val="28"/>
              </w:rPr>
            </w:pPr>
            <w:r w:rsidRPr="00CB21AE">
              <w:rPr>
                <w:rFonts w:ascii="Calibri" w:hAnsi="Calibri" w:cs="Calibri"/>
                <w:sz w:val="28"/>
                <w:szCs w:val="28"/>
              </w:rPr>
              <w:t>31</w:t>
            </w: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7D076E" w:rsidRDefault="00A048B4" w:rsidP="00D033E7">
            <w:pPr>
              <w:widowControl w:val="0"/>
              <w:autoSpaceDE w:val="0"/>
              <w:autoSpaceDN w:val="0"/>
              <w:adjustRightInd w:val="0"/>
              <w:rPr>
                <w:rFonts w:ascii="Calibri" w:hAnsi="Calibri" w:cs="Calibri"/>
                <w:sz w:val="24"/>
                <w:szCs w:val="24"/>
              </w:rPr>
            </w:pPr>
            <w:r w:rsidRPr="007D076E">
              <w:rPr>
                <w:rFonts w:ascii="Times New Roman" w:hAnsi="Times New Roman"/>
                <w:sz w:val="24"/>
                <w:szCs w:val="24"/>
              </w:rPr>
              <w:t>(i)</w:t>
            </w: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7D076E" w:rsidRDefault="00A048B4" w:rsidP="00D033E7">
            <w:pPr>
              <w:widowControl w:val="0"/>
              <w:autoSpaceDE w:val="0"/>
              <w:autoSpaceDN w:val="0"/>
              <w:adjustRightInd w:val="0"/>
              <w:rPr>
                <w:rFonts w:ascii="Calibri" w:hAnsi="Calibri" w:cs="Calibri"/>
                <w:sz w:val="24"/>
                <w:szCs w:val="24"/>
              </w:rPr>
            </w:pPr>
            <w:r w:rsidRPr="007D076E">
              <w:rPr>
                <w:rFonts w:ascii="Times New Roman" w:hAnsi="Times New Roman"/>
                <w:b/>
                <w:bCs/>
                <w:sz w:val="24"/>
                <w:szCs w:val="24"/>
              </w:rPr>
              <w:t>Code Implementation</w:t>
            </w: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CB21AE" w:rsidP="00D033E7">
            <w:pPr>
              <w:widowControl w:val="0"/>
              <w:autoSpaceDE w:val="0"/>
              <w:autoSpaceDN w:val="0"/>
              <w:adjustRightInd w:val="0"/>
              <w:rPr>
                <w:rFonts w:ascii="Calibri" w:hAnsi="Calibri" w:cs="Calibri"/>
              </w:rPr>
            </w:pPr>
            <w:r>
              <w:rPr>
                <w:rFonts w:ascii="Calibri" w:hAnsi="Calibri" w:cs="Calibri"/>
              </w:rPr>
              <w:t>32</w:t>
            </w: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7D076E" w:rsidRDefault="00A048B4" w:rsidP="00D033E7">
            <w:pPr>
              <w:widowControl w:val="0"/>
              <w:autoSpaceDE w:val="0"/>
              <w:autoSpaceDN w:val="0"/>
              <w:adjustRightInd w:val="0"/>
              <w:rPr>
                <w:rFonts w:ascii="Times New Roman" w:hAnsi="Times New Roman"/>
                <w:sz w:val="24"/>
                <w:szCs w:val="24"/>
              </w:rPr>
            </w:pP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7D076E" w:rsidRDefault="00A048B4" w:rsidP="00D033E7">
            <w:pPr>
              <w:widowControl w:val="0"/>
              <w:autoSpaceDE w:val="0"/>
              <w:autoSpaceDN w:val="0"/>
              <w:adjustRightInd w:val="0"/>
              <w:rPr>
                <w:rFonts w:ascii="Times New Roman" w:hAnsi="Times New Roman"/>
                <w:b/>
                <w:bCs/>
                <w:sz w:val="24"/>
                <w:szCs w:val="24"/>
              </w:rPr>
            </w:pP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7D076E" w:rsidRDefault="00A048B4" w:rsidP="00D033E7">
            <w:pPr>
              <w:widowControl w:val="0"/>
              <w:autoSpaceDE w:val="0"/>
              <w:autoSpaceDN w:val="0"/>
              <w:adjustRightInd w:val="0"/>
              <w:rPr>
                <w:rFonts w:ascii="Calibri" w:hAnsi="Calibri" w:cs="Calibri"/>
                <w:sz w:val="28"/>
                <w:szCs w:val="28"/>
              </w:rPr>
            </w:pPr>
            <w:r w:rsidRPr="007D076E">
              <w:rPr>
                <w:rFonts w:ascii="Times New Roman" w:hAnsi="Times New Roman"/>
                <w:b/>
                <w:bCs/>
                <w:sz w:val="28"/>
                <w:szCs w:val="28"/>
              </w:rPr>
              <w:t>VI</w:t>
            </w: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7D076E" w:rsidRDefault="00A048B4" w:rsidP="00D033E7">
            <w:pPr>
              <w:widowControl w:val="0"/>
              <w:autoSpaceDE w:val="0"/>
              <w:autoSpaceDN w:val="0"/>
              <w:adjustRightInd w:val="0"/>
              <w:rPr>
                <w:rFonts w:ascii="Calibri" w:hAnsi="Calibri" w:cs="Calibri"/>
                <w:sz w:val="28"/>
                <w:szCs w:val="28"/>
              </w:rPr>
            </w:pPr>
            <w:r w:rsidRPr="007D076E">
              <w:rPr>
                <w:rFonts w:ascii="Times New Roman" w:hAnsi="Times New Roman"/>
                <w:b/>
                <w:bCs/>
                <w:sz w:val="28"/>
                <w:szCs w:val="28"/>
              </w:rPr>
              <w:t>Results</w:t>
            </w: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7D076E" w:rsidRDefault="00CB21AE" w:rsidP="00D033E7">
            <w:pPr>
              <w:widowControl w:val="0"/>
              <w:autoSpaceDE w:val="0"/>
              <w:autoSpaceDN w:val="0"/>
              <w:adjustRightInd w:val="0"/>
              <w:rPr>
                <w:rFonts w:ascii="Calibri" w:hAnsi="Calibri" w:cs="Calibri"/>
                <w:sz w:val="28"/>
                <w:szCs w:val="28"/>
              </w:rPr>
            </w:pPr>
            <w:r>
              <w:rPr>
                <w:rFonts w:ascii="Calibri" w:hAnsi="Calibri" w:cs="Calibri"/>
                <w:sz w:val="28"/>
                <w:szCs w:val="28"/>
              </w:rPr>
              <w:t>37</w:t>
            </w: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7D076E" w:rsidRDefault="00A048B4" w:rsidP="00D033E7">
            <w:pPr>
              <w:widowControl w:val="0"/>
              <w:autoSpaceDE w:val="0"/>
              <w:autoSpaceDN w:val="0"/>
              <w:adjustRightInd w:val="0"/>
              <w:rPr>
                <w:rFonts w:ascii="Times New Roman" w:hAnsi="Times New Roman"/>
                <w:b/>
                <w:bCs/>
                <w:sz w:val="28"/>
                <w:szCs w:val="28"/>
              </w:rPr>
            </w:pPr>
            <w:r w:rsidRPr="007D076E">
              <w:rPr>
                <w:rFonts w:ascii="Times New Roman" w:hAnsi="Times New Roman"/>
                <w:sz w:val="24"/>
                <w:szCs w:val="24"/>
              </w:rPr>
              <w:t>(i)</w:t>
            </w: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7D076E" w:rsidRDefault="00A048B4" w:rsidP="00D033E7">
            <w:pPr>
              <w:widowControl w:val="0"/>
              <w:autoSpaceDE w:val="0"/>
              <w:autoSpaceDN w:val="0"/>
              <w:adjustRightInd w:val="0"/>
              <w:rPr>
                <w:rFonts w:ascii="Times New Roman" w:hAnsi="Times New Roman"/>
                <w:b/>
                <w:bCs/>
                <w:sz w:val="28"/>
                <w:szCs w:val="28"/>
              </w:rPr>
            </w:pPr>
            <w:r>
              <w:rPr>
                <w:rFonts w:ascii="Times New Roman" w:hAnsi="Times New Roman"/>
                <w:b/>
                <w:bCs/>
                <w:sz w:val="24"/>
                <w:szCs w:val="24"/>
              </w:rPr>
              <w:t>Test Cases</w:t>
            </w: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CB21AE" w:rsidP="00D033E7">
            <w:pPr>
              <w:widowControl w:val="0"/>
              <w:autoSpaceDE w:val="0"/>
              <w:autoSpaceDN w:val="0"/>
              <w:adjustRightInd w:val="0"/>
              <w:rPr>
                <w:rFonts w:ascii="Calibri" w:hAnsi="Calibri" w:cs="Calibri"/>
              </w:rPr>
            </w:pPr>
            <w:r>
              <w:rPr>
                <w:rFonts w:ascii="Calibri" w:hAnsi="Calibri" w:cs="Calibri"/>
              </w:rPr>
              <w:t>38</w:t>
            </w: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7D076E" w:rsidRDefault="00A048B4" w:rsidP="00D033E7">
            <w:pPr>
              <w:widowControl w:val="0"/>
              <w:autoSpaceDE w:val="0"/>
              <w:autoSpaceDN w:val="0"/>
              <w:adjustRightInd w:val="0"/>
              <w:rPr>
                <w:rFonts w:ascii="Times New Roman" w:hAnsi="Times New Roman"/>
                <w:sz w:val="24"/>
                <w:szCs w:val="24"/>
              </w:rPr>
            </w:pPr>
            <w:r>
              <w:rPr>
                <w:rFonts w:ascii="Times New Roman" w:hAnsi="Times New Roman"/>
                <w:sz w:val="24"/>
                <w:szCs w:val="24"/>
              </w:rPr>
              <w:t>(ii)</w:t>
            </w: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7D076E" w:rsidRDefault="00A048B4" w:rsidP="00D033E7">
            <w:pPr>
              <w:widowControl w:val="0"/>
              <w:autoSpaceDE w:val="0"/>
              <w:autoSpaceDN w:val="0"/>
              <w:adjustRightInd w:val="0"/>
              <w:rPr>
                <w:rFonts w:ascii="Times New Roman" w:hAnsi="Times New Roman"/>
                <w:b/>
                <w:bCs/>
                <w:sz w:val="24"/>
                <w:szCs w:val="24"/>
              </w:rPr>
            </w:pPr>
            <w:r>
              <w:rPr>
                <w:rFonts w:ascii="Times New Roman" w:hAnsi="Times New Roman"/>
                <w:b/>
                <w:bCs/>
                <w:sz w:val="24"/>
                <w:szCs w:val="24"/>
              </w:rPr>
              <w:t>Database Structure</w:t>
            </w: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CB21AE" w:rsidP="00D033E7">
            <w:pPr>
              <w:widowControl w:val="0"/>
              <w:autoSpaceDE w:val="0"/>
              <w:autoSpaceDN w:val="0"/>
              <w:adjustRightInd w:val="0"/>
              <w:rPr>
                <w:rFonts w:ascii="Calibri" w:hAnsi="Calibri" w:cs="Calibri"/>
              </w:rPr>
            </w:pPr>
            <w:r>
              <w:rPr>
                <w:rFonts w:ascii="Calibri" w:hAnsi="Calibri" w:cs="Calibri"/>
              </w:rPr>
              <w:t>41</w:t>
            </w: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Times New Roman" w:hAnsi="Times New Roman"/>
                <w:sz w:val="24"/>
                <w:szCs w:val="24"/>
              </w:rPr>
            </w:pPr>
            <w:r>
              <w:rPr>
                <w:rFonts w:ascii="Times New Roman" w:hAnsi="Times New Roman"/>
                <w:sz w:val="24"/>
                <w:szCs w:val="24"/>
              </w:rPr>
              <w:t>(iii)</w:t>
            </w: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Times New Roman" w:hAnsi="Times New Roman"/>
                <w:b/>
                <w:bCs/>
                <w:sz w:val="24"/>
                <w:szCs w:val="24"/>
              </w:rPr>
            </w:pPr>
            <w:r>
              <w:rPr>
                <w:rFonts w:ascii="Times New Roman" w:hAnsi="Times New Roman"/>
                <w:b/>
                <w:bCs/>
                <w:sz w:val="24"/>
                <w:szCs w:val="24"/>
              </w:rPr>
              <w:t>ScreenShorts</w:t>
            </w: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CB21AE" w:rsidP="00D033E7">
            <w:pPr>
              <w:widowControl w:val="0"/>
              <w:autoSpaceDE w:val="0"/>
              <w:autoSpaceDN w:val="0"/>
              <w:adjustRightInd w:val="0"/>
              <w:rPr>
                <w:rFonts w:ascii="Calibri" w:hAnsi="Calibri" w:cs="Calibri"/>
              </w:rPr>
            </w:pPr>
            <w:r>
              <w:rPr>
                <w:rFonts w:ascii="Calibri" w:hAnsi="Calibri" w:cs="Calibri"/>
              </w:rPr>
              <w:t>46</w:t>
            </w: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Times New Roman" w:hAnsi="Times New Roman"/>
                <w:sz w:val="24"/>
                <w:szCs w:val="24"/>
              </w:rPr>
            </w:pP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Times New Roman" w:hAnsi="Times New Roman"/>
                <w:b/>
                <w:bCs/>
                <w:sz w:val="24"/>
                <w:szCs w:val="24"/>
              </w:rPr>
            </w:pP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A048B4" w:rsidRDefault="00A048B4" w:rsidP="00D033E7">
            <w:pPr>
              <w:widowControl w:val="0"/>
              <w:autoSpaceDE w:val="0"/>
              <w:autoSpaceDN w:val="0"/>
              <w:adjustRightInd w:val="0"/>
              <w:rPr>
                <w:rFonts w:ascii="Calibri" w:hAnsi="Calibri" w:cs="Calibri"/>
                <w:sz w:val="28"/>
                <w:szCs w:val="28"/>
              </w:rPr>
            </w:pPr>
            <w:r w:rsidRPr="00A048B4">
              <w:rPr>
                <w:rFonts w:ascii="Times New Roman" w:hAnsi="Times New Roman"/>
                <w:b/>
                <w:bCs/>
                <w:sz w:val="28"/>
                <w:szCs w:val="28"/>
              </w:rPr>
              <w:t>VII</w:t>
            </w: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A048B4" w:rsidRDefault="00A048B4" w:rsidP="00D033E7">
            <w:pPr>
              <w:widowControl w:val="0"/>
              <w:autoSpaceDE w:val="0"/>
              <w:autoSpaceDN w:val="0"/>
              <w:adjustRightInd w:val="0"/>
              <w:rPr>
                <w:rFonts w:ascii="Calibri" w:hAnsi="Calibri" w:cs="Calibri"/>
                <w:sz w:val="28"/>
                <w:szCs w:val="28"/>
              </w:rPr>
            </w:pPr>
            <w:r w:rsidRPr="00A048B4">
              <w:rPr>
                <w:rFonts w:ascii="Times New Roman" w:hAnsi="Times New Roman"/>
                <w:b/>
                <w:bCs/>
                <w:sz w:val="28"/>
                <w:szCs w:val="28"/>
              </w:rPr>
              <w:t>Future Scope</w:t>
            </w: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CB21AE" w:rsidRDefault="00CB21AE" w:rsidP="00D033E7">
            <w:pPr>
              <w:widowControl w:val="0"/>
              <w:autoSpaceDE w:val="0"/>
              <w:autoSpaceDN w:val="0"/>
              <w:adjustRightInd w:val="0"/>
              <w:rPr>
                <w:rFonts w:ascii="Calibri" w:hAnsi="Calibri" w:cs="Calibri"/>
                <w:sz w:val="28"/>
                <w:szCs w:val="28"/>
              </w:rPr>
            </w:pPr>
            <w:r w:rsidRPr="00CB21AE">
              <w:rPr>
                <w:rFonts w:ascii="Calibri" w:hAnsi="Calibri" w:cs="Calibri"/>
                <w:sz w:val="28"/>
                <w:szCs w:val="28"/>
              </w:rPr>
              <w:t>51</w:t>
            </w: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A048B4" w:rsidRDefault="00A048B4" w:rsidP="00D033E7">
            <w:pPr>
              <w:widowControl w:val="0"/>
              <w:autoSpaceDE w:val="0"/>
              <w:autoSpaceDN w:val="0"/>
              <w:adjustRightInd w:val="0"/>
              <w:rPr>
                <w:rFonts w:ascii="Times New Roman" w:hAnsi="Times New Roman"/>
                <w:b/>
                <w:bCs/>
                <w:sz w:val="28"/>
                <w:szCs w:val="28"/>
              </w:rPr>
            </w:pP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A048B4" w:rsidRDefault="00A048B4" w:rsidP="00D033E7">
            <w:pPr>
              <w:widowControl w:val="0"/>
              <w:autoSpaceDE w:val="0"/>
              <w:autoSpaceDN w:val="0"/>
              <w:adjustRightInd w:val="0"/>
              <w:rPr>
                <w:rFonts w:ascii="Times New Roman" w:hAnsi="Times New Roman"/>
                <w:b/>
                <w:bCs/>
                <w:sz w:val="28"/>
                <w:szCs w:val="28"/>
              </w:rPr>
            </w:pP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A048B4" w:rsidRDefault="00A048B4" w:rsidP="00D033E7">
            <w:pPr>
              <w:widowControl w:val="0"/>
              <w:autoSpaceDE w:val="0"/>
              <w:autoSpaceDN w:val="0"/>
              <w:adjustRightInd w:val="0"/>
              <w:rPr>
                <w:rFonts w:ascii="Times New Roman" w:hAnsi="Times New Roman"/>
                <w:b/>
                <w:bCs/>
                <w:sz w:val="28"/>
                <w:szCs w:val="28"/>
              </w:rPr>
            </w:pPr>
            <w:r w:rsidRPr="00A048B4">
              <w:rPr>
                <w:rFonts w:ascii="Times New Roman" w:hAnsi="Times New Roman"/>
                <w:b/>
                <w:bCs/>
                <w:sz w:val="28"/>
                <w:szCs w:val="28"/>
              </w:rPr>
              <w:t>VIII</w:t>
            </w: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A048B4" w:rsidRDefault="00A048B4" w:rsidP="00D033E7">
            <w:pPr>
              <w:widowControl w:val="0"/>
              <w:autoSpaceDE w:val="0"/>
              <w:autoSpaceDN w:val="0"/>
              <w:adjustRightInd w:val="0"/>
              <w:rPr>
                <w:rFonts w:ascii="Times New Roman" w:hAnsi="Times New Roman"/>
                <w:b/>
                <w:bCs/>
                <w:sz w:val="28"/>
                <w:szCs w:val="28"/>
              </w:rPr>
            </w:pPr>
            <w:r w:rsidRPr="00A048B4">
              <w:rPr>
                <w:rFonts w:ascii="Times New Roman" w:hAnsi="Times New Roman"/>
                <w:b/>
                <w:bCs/>
                <w:sz w:val="28"/>
                <w:szCs w:val="28"/>
              </w:rPr>
              <w:t>Conclusion</w:t>
            </w: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CB21AE" w:rsidRDefault="00CB21AE" w:rsidP="00D033E7">
            <w:pPr>
              <w:widowControl w:val="0"/>
              <w:autoSpaceDE w:val="0"/>
              <w:autoSpaceDN w:val="0"/>
              <w:adjustRightInd w:val="0"/>
              <w:rPr>
                <w:rFonts w:ascii="Calibri" w:hAnsi="Calibri" w:cs="Calibri"/>
                <w:sz w:val="28"/>
                <w:szCs w:val="28"/>
              </w:rPr>
            </w:pPr>
            <w:r w:rsidRPr="00CB21AE">
              <w:rPr>
                <w:rFonts w:ascii="Calibri" w:hAnsi="Calibri" w:cs="Calibri"/>
                <w:sz w:val="28"/>
                <w:szCs w:val="28"/>
              </w:rPr>
              <w:t>53</w:t>
            </w: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Times New Roman" w:hAnsi="Times New Roman"/>
                <w:b/>
                <w:bCs/>
              </w:rPr>
            </w:pP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Times New Roman" w:hAnsi="Times New Roman"/>
                <w:b/>
                <w:bCs/>
              </w:rPr>
            </w:pP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Default="00A048B4" w:rsidP="00D033E7">
            <w:pPr>
              <w:widowControl w:val="0"/>
              <w:autoSpaceDE w:val="0"/>
              <w:autoSpaceDN w:val="0"/>
              <w:adjustRightInd w:val="0"/>
              <w:rPr>
                <w:rFonts w:ascii="Calibri" w:hAnsi="Calibri" w:cs="Calibri"/>
              </w:rPr>
            </w:pPr>
          </w:p>
        </w:tc>
      </w:tr>
      <w:tr w:rsidR="00A048B4" w:rsidTr="00D033E7">
        <w:trPr>
          <w:trHeight w:val="1"/>
        </w:trPr>
        <w:tc>
          <w:tcPr>
            <w:tcW w:w="1507"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A048B4" w:rsidRDefault="00A048B4" w:rsidP="00D033E7">
            <w:pPr>
              <w:widowControl w:val="0"/>
              <w:autoSpaceDE w:val="0"/>
              <w:autoSpaceDN w:val="0"/>
              <w:adjustRightInd w:val="0"/>
              <w:rPr>
                <w:rFonts w:ascii="Calibri" w:hAnsi="Calibri" w:cs="Calibri"/>
                <w:sz w:val="28"/>
                <w:szCs w:val="28"/>
              </w:rPr>
            </w:pPr>
            <w:r w:rsidRPr="00A048B4">
              <w:rPr>
                <w:rFonts w:ascii="Times New Roman" w:hAnsi="Times New Roman"/>
                <w:b/>
                <w:bCs/>
                <w:sz w:val="28"/>
                <w:szCs w:val="28"/>
              </w:rPr>
              <w:t>IX</w:t>
            </w:r>
          </w:p>
        </w:tc>
        <w:tc>
          <w:tcPr>
            <w:tcW w:w="4683"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A048B4" w:rsidRDefault="00A048B4" w:rsidP="00D033E7">
            <w:pPr>
              <w:widowControl w:val="0"/>
              <w:autoSpaceDE w:val="0"/>
              <w:autoSpaceDN w:val="0"/>
              <w:adjustRightInd w:val="0"/>
              <w:rPr>
                <w:rFonts w:ascii="Calibri" w:hAnsi="Calibri" w:cs="Calibri"/>
                <w:sz w:val="28"/>
                <w:szCs w:val="28"/>
              </w:rPr>
            </w:pPr>
            <w:r w:rsidRPr="00A048B4">
              <w:rPr>
                <w:rFonts w:ascii="Times New Roman" w:hAnsi="Times New Roman"/>
                <w:b/>
                <w:bCs/>
                <w:sz w:val="28"/>
                <w:szCs w:val="28"/>
              </w:rPr>
              <w:t>References and Bibliography</w:t>
            </w:r>
          </w:p>
        </w:tc>
        <w:tc>
          <w:tcPr>
            <w:tcW w:w="3053" w:type="dxa"/>
            <w:tcBorders>
              <w:top w:val="single" w:sz="2" w:space="0" w:color="000000"/>
              <w:left w:val="single" w:sz="2" w:space="0" w:color="000000"/>
              <w:bottom w:val="single" w:sz="2" w:space="0" w:color="000000"/>
              <w:right w:val="single" w:sz="2" w:space="0" w:color="000000"/>
            </w:tcBorders>
            <w:shd w:val="clear" w:color="000000" w:fill="FFFFFF"/>
          </w:tcPr>
          <w:p w:rsidR="00A048B4" w:rsidRPr="00CB21AE" w:rsidRDefault="00CB21AE" w:rsidP="00D033E7">
            <w:pPr>
              <w:widowControl w:val="0"/>
              <w:autoSpaceDE w:val="0"/>
              <w:autoSpaceDN w:val="0"/>
              <w:adjustRightInd w:val="0"/>
              <w:rPr>
                <w:rFonts w:ascii="Calibri" w:hAnsi="Calibri" w:cs="Calibri"/>
                <w:sz w:val="28"/>
                <w:szCs w:val="28"/>
              </w:rPr>
            </w:pPr>
            <w:r w:rsidRPr="00CB21AE">
              <w:rPr>
                <w:rFonts w:ascii="Calibri" w:hAnsi="Calibri" w:cs="Calibri"/>
                <w:sz w:val="28"/>
                <w:szCs w:val="28"/>
              </w:rPr>
              <w:t>55</w:t>
            </w:r>
          </w:p>
        </w:tc>
      </w:tr>
    </w:tbl>
    <w:p w:rsidR="00A048B4" w:rsidRDefault="00A048B4" w:rsidP="00A048B4">
      <w:pPr>
        <w:tabs>
          <w:tab w:val="left" w:pos="2193"/>
        </w:tabs>
        <w:jc w:val="center"/>
        <w:rPr>
          <w:b/>
          <w:sz w:val="96"/>
        </w:rPr>
      </w:pPr>
    </w:p>
    <w:p w:rsidR="00A048B4" w:rsidRDefault="00A048B4" w:rsidP="00A048B4">
      <w:pPr>
        <w:tabs>
          <w:tab w:val="left" w:pos="2193"/>
        </w:tabs>
        <w:jc w:val="center"/>
        <w:rPr>
          <w:b/>
          <w:sz w:val="96"/>
        </w:rPr>
      </w:pPr>
    </w:p>
    <w:p w:rsidR="0022200D" w:rsidRDefault="0022200D" w:rsidP="0022200D">
      <w:pPr>
        <w:tabs>
          <w:tab w:val="left" w:pos="2193"/>
        </w:tabs>
        <w:jc w:val="center"/>
        <w:rPr>
          <w:b/>
          <w:sz w:val="96"/>
        </w:rPr>
      </w:pPr>
    </w:p>
    <w:p w:rsidR="0022200D" w:rsidRDefault="0022200D" w:rsidP="0022200D">
      <w:pPr>
        <w:tabs>
          <w:tab w:val="left" w:pos="2193"/>
        </w:tabs>
        <w:jc w:val="center"/>
        <w:rPr>
          <w:b/>
          <w:sz w:val="96"/>
        </w:rPr>
      </w:pPr>
    </w:p>
    <w:p w:rsidR="00264411" w:rsidRPr="00E80E63" w:rsidRDefault="00264411" w:rsidP="0022200D">
      <w:pPr>
        <w:tabs>
          <w:tab w:val="left" w:pos="2193"/>
        </w:tabs>
        <w:jc w:val="center"/>
        <w:rPr>
          <w:b/>
          <w:sz w:val="136"/>
          <w:szCs w:val="136"/>
        </w:rPr>
      </w:pPr>
    </w:p>
    <w:p w:rsidR="0022200D" w:rsidRPr="00E80E63" w:rsidRDefault="00D03E39" w:rsidP="0022200D">
      <w:pPr>
        <w:tabs>
          <w:tab w:val="left" w:pos="2193"/>
        </w:tabs>
        <w:jc w:val="center"/>
        <w:rPr>
          <w:b/>
          <w:sz w:val="136"/>
          <w:szCs w:val="136"/>
        </w:rPr>
      </w:pPr>
      <w:r w:rsidRPr="00E80E63">
        <w:rPr>
          <w:b/>
          <w:sz w:val="136"/>
          <w:szCs w:val="136"/>
        </w:rPr>
        <w:t>INTRODUCTION</w:t>
      </w:r>
    </w:p>
    <w:p w:rsidR="0022200D" w:rsidRPr="00E80E63" w:rsidRDefault="0022200D" w:rsidP="0022200D">
      <w:pPr>
        <w:tabs>
          <w:tab w:val="left" w:pos="2193"/>
        </w:tabs>
        <w:jc w:val="center"/>
        <w:rPr>
          <w:b/>
          <w:sz w:val="136"/>
          <w:szCs w:val="136"/>
        </w:rPr>
      </w:pPr>
    </w:p>
    <w:p w:rsidR="0022200D" w:rsidRDefault="0022200D" w:rsidP="0022200D">
      <w:pPr>
        <w:tabs>
          <w:tab w:val="left" w:pos="2193"/>
        </w:tabs>
        <w:jc w:val="center"/>
        <w:rPr>
          <w:b/>
          <w:sz w:val="48"/>
        </w:rPr>
      </w:pPr>
    </w:p>
    <w:p w:rsidR="00D033E7" w:rsidRDefault="00D033E7" w:rsidP="0022200D">
      <w:pPr>
        <w:tabs>
          <w:tab w:val="left" w:pos="2193"/>
        </w:tabs>
        <w:jc w:val="center"/>
        <w:rPr>
          <w:b/>
          <w:sz w:val="48"/>
        </w:rPr>
      </w:pPr>
    </w:p>
    <w:p w:rsidR="00D033E7" w:rsidRDefault="00D033E7" w:rsidP="0022200D">
      <w:pPr>
        <w:tabs>
          <w:tab w:val="left" w:pos="2193"/>
        </w:tabs>
        <w:jc w:val="center"/>
        <w:rPr>
          <w:b/>
          <w:sz w:val="48"/>
        </w:rPr>
      </w:pPr>
    </w:p>
    <w:p w:rsidR="00D033E7" w:rsidRDefault="00D033E7" w:rsidP="0022200D">
      <w:pPr>
        <w:tabs>
          <w:tab w:val="left" w:pos="2193"/>
        </w:tabs>
        <w:jc w:val="center"/>
        <w:rPr>
          <w:ins w:id="20" w:author="User [2]" w:date="2024-09-25T20:13:00Z"/>
          <w:b/>
          <w:sz w:val="48"/>
        </w:rPr>
      </w:pPr>
    </w:p>
    <w:p w:rsidR="00726E86" w:rsidRDefault="00726E86" w:rsidP="0022200D">
      <w:pPr>
        <w:tabs>
          <w:tab w:val="left" w:pos="2193"/>
        </w:tabs>
        <w:jc w:val="center"/>
        <w:rPr>
          <w:ins w:id="21" w:author="User [2]" w:date="2024-09-25T20:13:00Z"/>
          <w:b/>
          <w:sz w:val="48"/>
        </w:rPr>
      </w:pPr>
    </w:p>
    <w:p w:rsidR="00726E86" w:rsidRDefault="00726E86" w:rsidP="0022200D">
      <w:pPr>
        <w:tabs>
          <w:tab w:val="left" w:pos="2193"/>
        </w:tabs>
        <w:jc w:val="center"/>
        <w:rPr>
          <w:b/>
          <w:sz w:val="48"/>
        </w:rPr>
      </w:pPr>
    </w:p>
    <w:p w:rsidR="00264411" w:rsidRDefault="00264411" w:rsidP="00264411">
      <w:pPr>
        <w:widowControl w:val="0"/>
        <w:autoSpaceDE w:val="0"/>
        <w:autoSpaceDN w:val="0"/>
        <w:adjustRightInd w:val="0"/>
        <w:rPr>
          <w:rFonts w:ascii="Times New Roman" w:hAnsi="Times New Roman"/>
          <w:b/>
          <w:bCs/>
          <w:sz w:val="32"/>
          <w:szCs w:val="32"/>
          <w:u w:val="single"/>
        </w:rPr>
      </w:pPr>
      <w:r>
        <w:rPr>
          <w:rFonts w:ascii="Times New Roman" w:hAnsi="Times New Roman"/>
          <w:b/>
          <w:bCs/>
          <w:sz w:val="32"/>
          <w:szCs w:val="32"/>
          <w:u w:val="single"/>
        </w:rPr>
        <w:lastRenderedPageBreak/>
        <w:t>Description of System</w:t>
      </w:r>
    </w:p>
    <w:p w:rsidR="00453696" w:rsidRPr="006A7891" w:rsidRDefault="006A7891" w:rsidP="006A7891">
      <w:pPr>
        <w:spacing w:before="100" w:beforeAutospacing="1" w:after="100" w:afterAutospacing="1" w:line="240" w:lineRule="auto"/>
        <w:rPr>
          <w:rFonts w:ascii="Times New Roman" w:eastAsia="Times New Roman" w:hAnsi="Times New Roman" w:cs="Times New Roman"/>
          <w:sz w:val="24"/>
          <w:szCs w:val="24"/>
        </w:rPr>
      </w:pPr>
      <w:r w:rsidRPr="006A7891">
        <w:rPr>
          <w:rFonts w:ascii="Times New Roman" w:eastAsia="Times New Roman" w:hAnsi="Times New Roman" w:cs="Times New Roman"/>
          <w:sz w:val="24"/>
          <w:szCs w:val="24"/>
        </w:rPr>
        <w:t>The Polling Web Application is a full-featured online platform designed to create and manage polls efficiently. Built using Django 5.0.7 for the backend and incorporating HTML, CSS, and Bootstrap for the front end, this application allows users to register, create, and participate in polls. Administrators have advanced functionalities to oversee poll activities and user interactions. Users can vote on various polls, and the results are displayed in real-time, enhanced with dynamic data visualization like charts. This system eliminates manual voting processes, ensuring quick access to accurate poll results. User authentication ensures that voting is secure and limited to registered users. Additionally, the application is designed to handle user profiles, providing personalized experiences for each user. The system is scalable, with a responsive and intuitive interface, ensuring usability on both desktop and mobile devices.</w:t>
      </w:r>
    </w:p>
    <w:p w:rsidR="00005D6C" w:rsidRDefault="00B775BC" w:rsidP="0021513F">
      <w:pPr>
        <w:spacing w:line="298" w:lineRule="exact"/>
        <w:rPr>
          <w:rFonts w:ascii="Times New Roman" w:eastAsia="Times New Roman" w:hAnsi="Times New Roman"/>
        </w:rPr>
      </w:pPr>
      <w:r>
        <w:rPr>
          <w:rFonts w:ascii="Times New Roman" w:eastAsia="Times New Roman" w:hAnsi="Times New Roman"/>
          <w:noProof/>
        </w:rPr>
        <mc:AlternateContent>
          <mc:Choice Requires="wps">
            <w:drawing>
              <wp:anchor distT="4294967294" distB="4294967294" distL="114300" distR="114300" simplePos="0" relativeHeight="251638272" behindDoc="1" locked="0" layoutInCell="1" allowOverlap="1">
                <wp:simplePos x="0" y="0"/>
                <wp:positionH relativeFrom="page">
                  <wp:posOffset>304800</wp:posOffset>
                </wp:positionH>
                <wp:positionV relativeFrom="page">
                  <wp:posOffset>307339</wp:posOffset>
                </wp:positionV>
                <wp:extent cx="6951980" cy="0"/>
                <wp:effectExtent l="0" t="0" r="1270" b="0"/>
                <wp:wrapNone/>
                <wp:docPr id="88"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8E6B9D" id="Straight Connector 88" o:spid="_x0000_s1026" style="position:absolute;z-index:-251678208;visibility:visible;mso-wrap-style:square;mso-width-percent:0;mso-height-percent:0;mso-wrap-distance-left:9pt;mso-wrap-distance-top:-6e-5mm;mso-wrap-distance-right:9pt;mso-wrap-distance-bottom:-6e-5mm;mso-position-horizontal:absolute;mso-position-horizontal-relative:page;mso-position-vertical:absolute;mso-position-vertical-relative:page;mso-width-percent:0;mso-height-percent:0;mso-width-relative:page;mso-height-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" strokeweight=".16931mm">
                <w10:wrap anchorx="page" anchory="page"/>
              </v:line>
            </w:pict>
          </mc:Fallback>
        </mc:AlternateContent>
      </w:r>
      <w:r>
        <w:rPr>
          <w:rFonts w:ascii="Times New Roman" w:eastAsia="Times New Roman" w:hAnsi="Times New Roman"/>
          <w:noProof/>
        </w:rPr>
        <mc:AlternateContent>
          <mc:Choice Requires="wps">
            <w:drawing>
              <wp:anchor distT="4294967294" distB="4294967294" distL="114300" distR="114300" simplePos="0" relativeHeight="251640320" behindDoc="1" locked="0" layoutInCell="1" allowOverlap="1">
                <wp:simplePos x="0" y="0"/>
                <wp:positionH relativeFrom="page">
                  <wp:posOffset>316865</wp:posOffset>
                </wp:positionH>
                <wp:positionV relativeFrom="page">
                  <wp:posOffset>320039</wp:posOffset>
                </wp:positionV>
                <wp:extent cx="6927850" cy="0"/>
                <wp:effectExtent l="0" t="0" r="6350" b="0"/>
                <wp:wrapNone/>
                <wp:docPr id="87"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785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9A8351" id="Straight Connector 87" o:spid="_x0000_s1026" style="position:absolute;z-index:-251676160;visibility:visible;mso-wrap-style:square;mso-width-percent:0;mso-height-percent:0;mso-wrap-distance-left:9pt;mso-wrap-distance-top:-6e-5mm;mso-wrap-distance-right:9pt;mso-wrap-distance-bottom:-6e-5mm;mso-position-horizontal:absolute;mso-position-horizontal-relative:page;mso-position-vertical:absolute;mso-position-vertical-relative:page;mso-width-percent:0;mso-height-percent:0;mso-width-relative:page;mso-height-relative:page" from="24.95pt,25.2pt" to="570.4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" strokeweight=".48pt">
                <w10:wrap anchorx="page" anchory="page"/>
              </v:line>
            </w:pict>
          </mc:Fallback>
        </mc:AlternateContent>
      </w:r>
    </w:p>
    <w:p w:rsidR="00005D6C" w:rsidRPr="00A06AC4" w:rsidRDefault="00A06AC4" w:rsidP="00A06AC4">
      <w:pPr>
        <w:widowControl w:val="0"/>
        <w:autoSpaceDE w:val="0"/>
        <w:autoSpaceDN w:val="0"/>
        <w:adjustRightInd w:val="0"/>
        <w:rPr>
          <w:rFonts w:ascii="Times New Roman" w:hAnsi="Times New Roman"/>
          <w:b/>
          <w:bCs/>
          <w:i/>
          <w:iCs/>
          <w:sz w:val="32"/>
          <w:szCs w:val="32"/>
          <w:u w:val="single"/>
        </w:rPr>
      </w:pPr>
      <w:r w:rsidRPr="00EB484F">
        <w:rPr>
          <w:rFonts w:ascii="Times New Roman" w:hAnsi="Times New Roman"/>
          <w:b/>
          <w:bCs/>
          <w:sz w:val="32"/>
          <w:szCs w:val="32"/>
          <w:u w:val="single"/>
        </w:rPr>
        <w:t>Limitations</w:t>
      </w:r>
      <w:r w:rsidR="006A7891">
        <w:rPr>
          <w:rFonts w:ascii="Times New Roman" w:hAnsi="Times New Roman"/>
          <w:b/>
          <w:bCs/>
          <w:sz w:val="32"/>
          <w:szCs w:val="32"/>
          <w:u w:val="single"/>
        </w:rPr>
        <w:t xml:space="preserve"> </w:t>
      </w:r>
      <w:r w:rsidRPr="00EB484F">
        <w:rPr>
          <w:rFonts w:ascii="Times New Roman" w:hAnsi="Times New Roman"/>
          <w:b/>
          <w:bCs/>
          <w:sz w:val="32"/>
          <w:szCs w:val="32"/>
          <w:u w:val="single"/>
        </w:rPr>
        <w:t>of</w:t>
      </w:r>
      <w:r w:rsidR="006A7891">
        <w:rPr>
          <w:rFonts w:ascii="Times New Roman" w:hAnsi="Times New Roman"/>
          <w:b/>
          <w:bCs/>
          <w:sz w:val="32"/>
          <w:szCs w:val="32"/>
          <w:u w:val="single"/>
        </w:rPr>
        <w:t xml:space="preserve"> </w:t>
      </w:r>
      <w:r w:rsidRPr="00EB484F">
        <w:rPr>
          <w:rFonts w:ascii="Times New Roman" w:hAnsi="Times New Roman"/>
          <w:b/>
          <w:bCs/>
          <w:sz w:val="32"/>
          <w:szCs w:val="32"/>
          <w:u w:val="single"/>
        </w:rPr>
        <w:t>Present</w:t>
      </w:r>
      <w:r w:rsidR="006A7891">
        <w:rPr>
          <w:rFonts w:ascii="Times New Roman" w:hAnsi="Times New Roman"/>
          <w:b/>
          <w:bCs/>
          <w:sz w:val="32"/>
          <w:szCs w:val="32"/>
          <w:u w:val="single"/>
        </w:rPr>
        <w:t xml:space="preserve"> </w:t>
      </w:r>
      <w:r w:rsidRPr="00EB484F">
        <w:rPr>
          <w:rFonts w:ascii="Times New Roman" w:hAnsi="Times New Roman"/>
          <w:b/>
          <w:bCs/>
          <w:sz w:val="32"/>
          <w:szCs w:val="32"/>
          <w:u w:val="single"/>
        </w:rPr>
        <w:t>System</w:t>
      </w:r>
    </w:p>
    <w:p w:rsidR="006A7891" w:rsidRPr="006A7891" w:rsidRDefault="006A7891" w:rsidP="006A7891">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6A7891">
        <w:rPr>
          <w:rFonts w:ascii="Times New Roman" w:eastAsia="Times New Roman" w:hAnsi="Times New Roman" w:cs="Times New Roman"/>
          <w:b/>
          <w:bCs/>
          <w:sz w:val="24"/>
          <w:szCs w:val="24"/>
        </w:rPr>
        <w:t>Manual Record Keeping</w:t>
      </w:r>
      <w:r w:rsidRPr="006A7891">
        <w:rPr>
          <w:rFonts w:ascii="Times New Roman" w:eastAsia="Times New Roman" w:hAnsi="Times New Roman" w:cs="Times New Roman"/>
          <w:sz w:val="24"/>
          <w:szCs w:val="24"/>
        </w:rPr>
        <w:t>: Traditional polling methods often rely on paper-based systems, making it difficult to manage, update, and store data efficiently.</w:t>
      </w:r>
    </w:p>
    <w:p w:rsidR="006A7891" w:rsidRPr="006A7891" w:rsidRDefault="006A7891" w:rsidP="006A7891">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6A7891">
        <w:rPr>
          <w:rFonts w:ascii="Times New Roman" w:eastAsia="Times New Roman" w:hAnsi="Times New Roman" w:cs="Times New Roman"/>
          <w:b/>
          <w:bCs/>
          <w:sz w:val="24"/>
          <w:szCs w:val="24"/>
        </w:rPr>
        <w:t>Time-Consuming</w:t>
      </w:r>
      <w:r w:rsidRPr="006A7891">
        <w:rPr>
          <w:rFonts w:ascii="Times New Roman" w:eastAsia="Times New Roman" w:hAnsi="Times New Roman" w:cs="Times New Roman"/>
          <w:sz w:val="24"/>
          <w:szCs w:val="24"/>
        </w:rPr>
        <w:t>: Collecting, counting, and analyzing votes manually takes a significant amount of time, leading to delays in displaying results.</w:t>
      </w:r>
    </w:p>
    <w:p w:rsidR="006A7891" w:rsidRPr="006A7891" w:rsidRDefault="006A7891" w:rsidP="006A7891">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6A7891">
        <w:rPr>
          <w:rFonts w:ascii="Times New Roman" w:eastAsia="Times New Roman" w:hAnsi="Times New Roman" w:cs="Times New Roman"/>
          <w:b/>
          <w:bCs/>
          <w:sz w:val="24"/>
          <w:szCs w:val="24"/>
        </w:rPr>
        <w:t>Prone to Errors</w:t>
      </w:r>
      <w:r w:rsidRPr="006A7891">
        <w:rPr>
          <w:rFonts w:ascii="Times New Roman" w:eastAsia="Times New Roman" w:hAnsi="Times New Roman" w:cs="Times New Roman"/>
          <w:sz w:val="24"/>
          <w:szCs w:val="24"/>
        </w:rPr>
        <w:t>: Manual voting processes are susceptible to human errors such as miscounting votes, incorrect entries, or lost records, affecting the accuracy of the results.</w:t>
      </w:r>
    </w:p>
    <w:p w:rsidR="006A7891" w:rsidRPr="006A7891" w:rsidRDefault="006A7891" w:rsidP="006A7891">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6A7891">
        <w:rPr>
          <w:rFonts w:ascii="Times New Roman" w:eastAsia="Times New Roman" w:hAnsi="Times New Roman" w:cs="Times New Roman"/>
          <w:b/>
          <w:bCs/>
          <w:sz w:val="24"/>
          <w:szCs w:val="24"/>
        </w:rPr>
        <w:t>Lack of Real-Time Results</w:t>
      </w:r>
      <w:r w:rsidRPr="006A7891">
        <w:rPr>
          <w:rFonts w:ascii="Times New Roman" w:eastAsia="Times New Roman" w:hAnsi="Times New Roman" w:cs="Times New Roman"/>
          <w:sz w:val="24"/>
          <w:szCs w:val="24"/>
        </w:rPr>
        <w:t>: In manual systems, results can only be compiled after the voting process ends, leading to delays, whereas an online system can provide real-time results and analytics.</w:t>
      </w:r>
    </w:p>
    <w:p w:rsidR="006A7891" w:rsidRPr="006A7891" w:rsidRDefault="006A7891" w:rsidP="006A7891">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6A7891">
        <w:rPr>
          <w:rFonts w:ascii="Times New Roman" w:eastAsia="Times New Roman" w:hAnsi="Times New Roman" w:cs="Times New Roman"/>
          <w:b/>
          <w:bCs/>
          <w:sz w:val="24"/>
          <w:szCs w:val="24"/>
        </w:rPr>
        <w:t>Limited Accessibility</w:t>
      </w:r>
      <w:r w:rsidRPr="006A7891">
        <w:rPr>
          <w:rFonts w:ascii="Times New Roman" w:eastAsia="Times New Roman" w:hAnsi="Times New Roman" w:cs="Times New Roman"/>
          <w:sz w:val="24"/>
          <w:szCs w:val="24"/>
        </w:rPr>
        <w:t>: Traditional polling systems may require voters to be physically present or use outdated methods, limiting accessibility and convenience for a large audience.</w:t>
      </w:r>
    </w:p>
    <w:p w:rsidR="00793DD8" w:rsidRPr="00793DD8" w:rsidRDefault="00793DD8" w:rsidP="00793DD8">
      <w:pPr>
        <w:pStyle w:val="ListParagraph"/>
        <w:spacing w:line="360" w:lineRule="auto"/>
        <w:jc w:val="both"/>
        <w:rPr>
          <w:sz w:val="24"/>
          <w:szCs w:val="24"/>
        </w:rPr>
      </w:pPr>
    </w:p>
    <w:p w:rsidR="003D6075" w:rsidRDefault="003D6075" w:rsidP="003D6075">
      <w:pPr>
        <w:tabs>
          <w:tab w:val="left" w:pos="2193"/>
        </w:tabs>
        <w:rPr>
          <w:b/>
          <w:sz w:val="48"/>
          <w:u w:val="single"/>
        </w:rPr>
      </w:pPr>
    </w:p>
    <w:p w:rsidR="00CB21AE" w:rsidRDefault="00CB21AE" w:rsidP="00793DD8">
      <w:pPr>
        <w:widowControl w:val="0"/>
        <w:autoSpaceDE w:val="0"/>
        <w:autoSpaceDN w:val="0"/>
        <w:adjustRightInd w:val="0"/>
        <w:rPr>
          <w:rFonts w:ascii="Times New Roman" w:hAnsi="Times New Roman"/>
          <w:b/>
          <w:bCs/>
          <w:sz w:val="32"/>
          <w:szCs w:val="32"/>
          <w:u w:val="single"/>
        </w:rPr>
      </w:pPr>
    </w:p>
    <w:p w:rsidR="00CB21AE" w:rsidRDefault="00CB21AE" w:rsidP="00793DD8">
      <w:pPr>
        <w:widowControl w:val="0"/>
        <w:autoSpaceDE w:val="0"/>
        <w:autoSpaceDN w:val="0"/>
        <w:adjustRightInd w:val="0"/>
        <w:rPr>
          <w:rFonts w:ascii="Times New Roman" w:hAnsi="Times New Roman"/>
          <w:b/>
          <w:bCs/>
          <w:sz w:val="32"/>
          <w:szCs w:val="32"/>
          <w:u w:val="single"/>
        </w:rPr>
      </w:pPr>
    </w:p>
    <w:p w:rsidR="00CB21AE" w:rsidRDefault="00CB21AE" w:rsidP="00793DD8">
      <w:pPr>
        <w:widowControl w:val="0"/>
        <w:autoSpaceDE w:val="0"/>
        <w:autoSpaceDN w:val="0"/>
        <w:adjustRightInd w:val="0"/>
        <w:rPr>
          <w:rFonts w:ascii="Times New Roman" w:hAnsi="Times New Roman"/>
          <w:b/>
          <w:bCs/>
          <w:sz w:val="32"/>
          <w:szCs w:val="32"/>
          <w:u w:val="single"/>
        </w:rPr>
      </w:pPr>
    </w:p>
    <w:p w:rsidR="00CB21AE" w:rsidRDefault="00CB21AE" w:rsidP="00793DD8">
      <w:pPr>
        <w:widowControl w:val="0"/>
        <w:autoSpaceDE w:val="0"/>
        <w:autoSpaceDN w:val="0"/>
        <w:adjustRightInd w:val="0"/>
        <w:rPr>
          <w:rFonts w:ascii="Times New Roman" w:hAnsi="Times New Roman"/>
          <w:b/>
          <w:bCs/>
          <w:sz w:val="32"/>
          <w:szCs w:val="32"/>
          <w:u w:val="single"/>
        </w:rPr>
      </w:pPr>
    </w:p>
    <w:p w:rsidR="006A7891" w:rsidRDefault="006A7891" w:rsidP="00793DD8">
      <w:pPr>
        <w:widowControl w:val="0"/>
        <w:autoSpaceDE w:val="0"/>
        <w:autoSpaceDN w:val="0"/>
        <w:adjustRightInd w:val="0"/>
        <w:rPr>
          <w:rFonts w:ascii="Times New Roman" w:hAnsi="Times New Roman"/>
          <w:b/>
          <w:bCs/>
          <w:sz w:val="32"/>
          <w:szCs w:val="32"/>
          <w:u w:val="single"/>
        </w:rPr>
      </w:pPr>
    </w:p>
    <w:p w:rsidR="006A7891" w:rsidRPr="006A7891" w:rsidRDefault="006A7891" w:rsidP="00793DD8">
      <w:pPr>
        <w:widowControl w:val="0"/>
        <w:autoSpaceDE w:val="0"/>
        <w:autoSpaceDN w:val="0"/>
        <w:adjustRightInd w:val="0"/>
        <w:rPr>
          <w:rFonts w:ascii="Times New Roman" w:hAnsi="Times New Roman"/>
          <w:b/>
          <w:bCs/>
          <w:sz w:val="96"/>
          <w:szCs w:val="32"/>
          <w:u w:val="single"/>
        </w:rPr>
      </w:pPr>
    </w:p>
    <w:p w:rsidR="00793DD8" w:rsidRPr="00793DD8" w:rsidRDefault="00793DD8" w:rsidP="00793DD8">
      <w:pPr>
        <w:widowControl w:val="0"/>
        <w:autoSpaceDE w:val="0"/>
        <w:autoSpaceDN w:val="0"/>
        <w:adjustRightInd w:val="0"/>
        <w:rPr>
          <w:rFonts w:ascii="Times New Roman" w:hAnsi="Times New Roman"/>
          <w:b/>
          <w:bCs/>
          <w:sz w:val="32"/>
          <w:szCs w:val="32"/>
          <w:u w:val="single"/>
        </w:rPr>
      </w:pPr>
      <w:r w:rsidRPr="00EB484F">
        <w:rPr>
          <w:rFonts w:ascii="Times New Roman" w:hAnsi="Times New Roman"/>
          <w:b/>
          <w:bCs/>
          <w:sz w:val="32"/>
          <w:szCs w:val="32"/>
          <w:u w:val="single"/>
        </w:rPr>
        <w:t>Proposed System</w:t>
      </w:r>
    </w:p>
    <w:p w:rsidR="008F3F6C" w:rsidRDefault="008F3F6C" w:rsidP="0021513F">
      <w:pPr>
        <w:spacing w:line="360" w:lineRule="auto"/>
        <w:rPr>
          <w:sz w:val="24"/>
        </w:rPr>
      </w:pPr>
      <w:r w:rsidRPr="008F3F6C">
        <w:rPr>
          <w:sz w:val="24"/>
        </w:rPr>
        <w:t xml:space="preserve">The proposed system for the Polling Web Application aims to develop a comprehensive online platform where users can participate in polls seamlessly. This application automates the process of poll creation, voting, and result tracking, providing a user-friendly interface for both regular users and administrators. </w:t>
      </w:r>
    </w:p>
    <w:p w:rsidR="008F3F6C" w:rsidRDefault="008F3F6C" w:rsidP="0021513F">
      <w:pPr>
        <w:spacing w:line="360" w:lineRule="auto"/>
        <w:rPr>
          <w:sz w:val="24"/>
        </w:rPr>
      </w:pPr>
      <w:r w:rsidRPr="008F3F6C">
        <w:rPr>
          <w:sz w:val="24"/>
        </w:rPr>
        <w:t xml:space="preserve">Regular users can log in, create polls, vote, and view real-time results, while the admin has the added functionality to manage users, monitor poll activities, and review voting statistics. Built using Django, this system ensures secure authentication, efficient data management, and dynamic chart visualization for poll results. </w:t>
      </w:r>
    </w:p>
    <w:p w:rsidR="008F3F6C" w:rsidRPr="0021513F" w:rsidRDefault="008F3F6C" w:rsidP="0021513F">
      <w:pPr>
        <w:spacing w:line="360" w:lineRule="auto"/>
        <w:rPr>
          <w:sz w:val="24"/>
          <w:szCs w:val="24"/>
        </w:rPr>
      </w:pPr>
      <w:r w:rsidRPr="008F3F6C">
        <w:rPr>
          <w:sz w:val="24"/>
        </w:rPr>
        <w:t>It also reduces manual efforts and eliminates potential errors associated with traditional voting methods, enhancing the overall efficiency and accuracy of the polling process. The system is scalable and can accommodate future enhancements like advanced analytics and scheduled polls.</w:t>
      </w:r>
    </w:p>
    <w:p w:rsidR="007B6692" w:rsidRPr="00EB484F" w:rsidRDefault="007B6692" w:rsidP="007B6692">
      <w:pPr>
        <w:widowControl w:val="0"/>
        <w:autoSpaceDE w:val="0"/>
        <w:autoSpaceDN w:val="0"/>
        <w:adjustRightInd w:val="0"/>
        <w:rPr>
          <w:rFonts w:ascii="Times New Roman" w:hAnsi="Times New Roman"/>
          <w:b/>
          <w:bCs/>
          <w:sz w:val="32"/>
          <w:szCs w:val="32"/>
          <w:u w:val="single"/>
        </w:rPr>
      </w:pPr>
      <w:r w:rsidRPr="00EB484F">
        <w:rPr>
          <w:rFonts w:ascii="Times New Roman" w:hAnsi="Times New Roman"/>
          <w:b/>
          <w:bCs/>
          <w:sz w:val="32"/>
          <w:szCs w:val="32"/>
          <w:u w:val="single"/>
        </w:rPr>
        <w:t>Advantages of Proposed System</w:t>
      </w:r>
    </w:p>
    <w:p w:rsidR="008F3F6C" w:rsidRDefault="008F3F6C" w:rsidP="008F3F6C">
      <w:pPr>
        <w:spacing w:after="0" w:line="240" w:lineRule="auto"/>
        <w:rPr>
          <w:rFonts w:ascii="Times New Roman" w:eastAsia="Times New Roman" w:hAnsi="Times New Roman" w:cs="Times New Roman"/>
          <w:sz w:val="24"/>
          <w:szCs w:val="24"/>
        </w:rPr>
      </w:pPr>
      <w:r w:rsidRPr="008F3F6C">
        <w:rPr>
          <w:rFonts w:ascii="Times New Roman" w:eastAsia="Times New Roman" w:hAnsi="Symbol" w:cs="Times New Roman"/>
          <w:sz w:val="24"/>
          <w:szCs w:val="24"/>
        </w:rPr>
        <w:t></w:t>
      </w:r>
      <w:r w:rsidRPr="008F3F6C">
        <w:rPr>
          <w:rFonts w:ascii="Times New Roman" w:eastAsia="Times New Roman" w:hAnsi="Times New Roman" w:cs="Times New Roman"/>
          <w:sz w:val="24"/>
          <w:szCs w:val="24"/>
        </w:rPr>
        <w:t xml:space="preserve"> </w:t>
      </w:r>
      <w:r w:rsidRPr="008F3F6C">
        <w:rPr>
          <w:rFonts w:ascii="Times New Roman" w:eastAsia="Times New Roman" w:hAnsi="Times New Roman" w:cs="Times New Roman"/>
          <w:b/>
          <w:sz w:val="24"/>
          <w:szCs w:val="24"/>
        </w:rPr>
        <w:t>Automated</w:t>
      </w:r>
      <w:r w:rsidRPr="008F3F6C">
        <w:rPr>
          <w:rFonts w:ascii="Times New Roman" w:eastAsia="Times New Roman" w:hAnsi="Times New Roman" w:cs="Times New Roman"/>
          <w:b/>
          <w:bCs/>
          <w:sz w:val="24"/>
          <w:szCs w:val="24"/>
        </w:rPr>
        <w:t xml:space="preserve"> Poll Management</w:t>
      </w:r>
      <w:r w:rsidRPr="008F3F6C">
        <w:rPr>
          <w:rFonts w:ascii="Times New Roman" w:eastAsia="Times New Roman" w:hAnsi="Times New Roman" w:cs="Times New Roman"/>
          <w:sz w:val="24"/>
          <w:szCs w:val="24"/>
        </w:rPr>
        <w:t>: The system automates the entire polling process, reducing the need for manual efforts in creating, managing, and analyzing polls.</w:t>
      </w:r>
    </w:p>
    <w:p w:rsidR="008F3F6C" w:rsidRPr="008F3F6C" w:rsidRDefault="008F3F6C" w:rsidP="008F3F6C">
      <w:pPr>
        <w:spacing w:after="0" w:line="240" w:lineRule="auto"/>
        <w:rPr>
          <w:rFonts w:ascii="Times New Roman" w:eastAsia="Times New Roman" w:hAnsi="Times New Roman" w:cs="Times New Roman"/>
          <w:sz w:val="24"/>
          <w:szCs w:val="24"/>
        </w:rPr>
      </w:pPr>
    </w:p>
    <w:p w:rsidR="008F3F6C" w:rsidRDefault="008F3F6C" w:rsidP="008F3F6C">
      <w:pPr>
        <w:spacing w:after="0" w:line="240" w:lineRule="auto"/>
        <w:rPr>
          <w:rFonts w:ascii="Times New Roman" w:eastAsia="Times New Roman" w:hAnsi="Times New Roman" w:cs="Times New Roman"/>
          <w:sz w:val="24"/>
          <w:szCs w:val="24"/>
        </w:rPr>
      </w:pPr>
      <w:r w:rsidRPr="008F3F6C">
        <w:rPr>
          <w:rFonts w:ascii="Times New Roman" w:eastAsia="Times New Roman" w:hAnsi="Symbol" w:cs="Times New Roman"/>
          <w:sz w:val="24"/>
          <w:szCs w:val="24"/>
        </w:rPr>
        <w:t></w:t>
      </w:r>
      <w:r w:rsidRPr="008F3F6C">
        <w:rPr>
          <w:rFonts w:ascii="Times New Roman" w:eastAsia="Times New Roman" w:hAnsi="Times New Roman" w:cs="Times New Roman"/>
          <w:sz w:val="24"/>
          <w:szCs w:val="24"/>
        </w:rPr>
        <w:t xml:space="preserve"> </w:t>
      </w:r>
      <w:r w:rsidRPr="008F3F6C">
        <w:rPr>
          <w:rFonts w:ascii="Times New Roman" w:eastAsia="Times New Roman" w:hAnsi="Times New Roman" w:cs="Times New Roman"/>
          <w:b/>
          <w:sz w:val="24"/>
          <w:szCs w:val="24"/>
        </w:rPr>
        <w:t>Real</w:t>
      </w:r>
      <w:r w:rsidRPr="008F3F6C">
        <w:rPr>
          <w:rFonts w:ascii="Times New Roman" w:eastAsia="Times New Roman" w:hAnsi="Times New Roman" w:cs="Times New Roman"/>
          <w:b/>
          <w:bCs/>
          <w:sz w:val="24"/>
          <w:szCs w:val="24"/>
        </w:rPr>
        <w:t>-Time Voting and Results</w:t>
      </w:r>
      <w:r w:rsidRPr="008F3F6C">
        <w:rPr>
          <w:rFonts w:ascii="Times New Roman" w:eastAsia="Times New Roman" w:hAnsi="Times New Roman" w:cs="Times New Roman"/>
          <w:sz w:val="24"/>
          <w:szCs w:val="24"/>
        </w:rPr>
        <w:t>: Users can vote in real-time, and the results are immediately available for analysis, providing instant feedback and reducing delays in decision-making.</w:t>
      </w:r>
    </w:p>
    <w:p w:rsidR="008F3F6C" w:rsidRPr="008F3F6C" w:rsidRDefault="008F3F6C" w:rsidP="008F3F6C">
      <w:pPr>
        <w:spacing w:after="0" w:line="240" w:lineRule="auto"/>
        <w:rPr>
          <w:rFonts w:ascii="Times New Roman" w:eastAsia="Times New Roman" w:hAnsi="Times New Roman" w:cs="Times New Roman"/>
          <w:sz w:val="24"/>
          <w:szCs w:val="24"/>
        </w:rPr>
      </w:pPr>
    </w:p>
    <w:p w:rsidR="008F3F6C" w:rsidRDefault="008F3F6C" w:rsidP="008F3F6C">
      <w:pPr>
        <w:spacing w:after="0" w:line="240" w:lineRule="auto"/>
        <w:rPr>
          <w:rFonts w:ascii="Times New Roman" w:eastAsia="Times New Roman" w:hAnsi="Times New Roman" w:cs="Times New Roman"/>
          <w:sz w:val="24"/>
          <w:szCs w:val="24"/>
        </w:rPr>
      </w:pPr>
      <w:r w:rsidRPr="008F3F6C">
        <w:rPr>
          <w:rFonts w:ascii="Times New Roman" w:eastAsia="Times New Roman" w:hAnsi="Symbol" w:cs="Times New Roman"/>
          <w:sz w:val="24"/>
          <w:szCs w:val="24"/>
        </w:rPr>
        <w:t></w:t>
      </w:r>
      <w:r w:rsidRPr="008F3F6C">
        <w:rPr>
          <w:rFonts w:ascii="Times New Roman" w:eastAsia="Times New Roman" w:hAnsi="Times New Roman" w:cs="Times New Roman"/>
          <w:sz w:val="24"/>
          <w:szCs w:val="24"/>
        </w:rPr>
        <w:t xml:space="preserve">  </w:t>
      </w:r>
      <w:r w:rsidRPr="008F3F6C">
        <w:rPr>
          <w:rFonts w:ascii="Times New Roman" w:eastAsia="Times New Roman" w:hAnsi="Times New Roman" w:cs="Times New Roman"/>
          <w:b/>
          <w:bCs/>
          <w:sz w:val="24"/>
          <w:szCs w:val="24"/>
        </w:rPr>
        <w:t>Enhanced User Experience</w:t>
      </w:r>
      <w:r w:rsidRPr="008F3F6C">
        <w:rPr>
          <w:rFonts w:ascii="Times New Roman" w:eastAsia="Times New Roman" w:hAnsi="Times New Roman" w:cs="Times New Roman"/>
          <w:sz w:val="24"/>
          <w:szCs w:val="24"/>
        </w:rPr>
        <w:t>: The platform is user-friendly, allowing users to easily create and participate in polls. The admin interface simplifies poll management and user monitoring.</w:t>
      </w:r>
    </w:p>
    <w:p w:rsidR="008F3F6C" w:rsidRPr="008F3F6C" w:rsidRDefault="008F3F6C" w:rsidP="008F3F6C">
      <w:pPr>
        <w:spacing w:after="0" w:line="240" w:lineRule="auto"/>
        <w:rPr>
          <w:rFonts w:ascii="Times New Roman" w:eastAsia="Times New Roman" w:hAnsi="Times New Roman" w:cs="Times New Roman"/>
          <w:sz w:val="24"/>
          <w:szCs w:val="24"/>
        </w:rPr>
      </w:pPr>
    </w:p>
    <w:p w:rsidR="008F3F6C" w:rsidRDefault="008F3F6C" w:rsidP="008F3F6C">
      <w:pPr>
        <w:spacing w:after="0" w:line="240" w:lineRule="auto"/>
        <w:rPr>
          <w:rFonts w:ascii="Times New Roman" w:eastAsia="Times New Roman" w:hAnsi="Times New Roman" w:cs="Times New Roman"/>
          <w:sz w:val="24"/>
          <w:szCs w:val="24"/>
        </w:rPr>
      </w:pPr>
      <w:r w:rsidRPr="008F3F6C">
        <w:rPr>
          <w:rFonts w:ascii="Times New Roman" w:eastAsia="Times New Roman" w:hAnsi="Symbol" w:cs="Times New Roman"/>
          <w:sz w:val="24"/>
          <w:szCs w:val="24"/>
        </w:rPr>
        <w:t></w:t>
      </w:r>
      <w:r w:rsidRPr="008F3F6C">
        <w:rPr>
          <w:rFonts w:ascii="Times New Roman" w:eastAsia="Times New Roman" w:hAnsi="Times New Roman" w:cs="Times New Roman"/>
          <w:sz w:val="24"/>
          <w:szCs w:val="24"/>
        </w:rPr>
        <w:t xml:space="preserve">  </w:t>
      </w:r>
      <w:r w:rsidRPr="008F3F6C">
        <w:rPr>
          <w:rFonts w:ascii="Times New Roman" w:eastAsia="Times New Roman" w:hAnsi="Times New Roman" w:cs="Times New Roman"/>
          <w:b/>
          <w:bCs/>
          <w:sz w:val="24"/>
          <w:szCs w:val="24"/>
        </w:rPr>
        <w:t>Secure and Efficient Voting System</w:t>
      </w:r>
      <w:r w:rsidRPr="008F3F6C">
        <w:rPr>
          <w:rFonts w:ascii="Times New Roman" w:eastAsia="Times New Roman" w:hAnsi="Times New Roman" w:cs="Times New Roman"/>
          <w:sz w:val="24"/>
          <w:szCs w:val="24"/>
        </w:rPr>
        <w:t>: The system ensures the security of votes with authentication mechanisms, ensuring only authorized users can vote and preventing vote tampering.</w:t>
      </w:r>
    </w:p>
    <w:p w:rsidR="008F3F6C" w:rsidRPr="008F3F6C" w:rsidRDefault="008F3F6C" w:rsidP="008F3F6C">
      <w:pPr>
        <w:spacing w:after="0" w:line="240" w:lineRule="auto"/>
        <w:rPr>
          <w:rFonts w:ascii="Times New Roman" w:eastAsia="Times New Roman" w:hAnsi="Times New Roman" w:cs="Times New Roman"/>
          <w:sz w:val="24"/>
          <w:szCs w:val="24"/>
        </w:rPr>
      </w:pPr>
    </w:p>
    <w:p w:rsidR="008F3F6C" w:rsidRPr="008F3F6C" w:rsidRDefault="008F3F6C" w:rsidP="008F3F6C">
      <w:pPr>
        <w:spacing w:after="0" w:line="240" w:lineRule="auto"/>
        <w:rPr>
          <w:rFonts w:ascii="Times New Roman" w:eastAsia="Times New Roman" w:hAnsi="Times New Roman" w:cs="Times New Roman"/>
          <w:sz w:val="24"/>
          <w:szCs w:val="24"/>
        </w:rPr>
      </w:pPr>
      <w:r w:rsidRPr="008F3F6C">
        <w:rPr>
          <w:rFonts w:ascii="Times New Roman" w:eastAsia="Times New Roman" w:hAnsi="Symbol" w:cs="Times New Roman"/>
          <w:sz w:val="24"/>
          <w:szCs w:val="24"/>
        </w:rPr>
        <w:t></w:t>
      </w:r>
      <w:r w:rsidRPr="008F3F6C">
        <w:rPr>
          <w:rFonts w:ascii="Times New Roman" w:eastAsia="Times New Roman" w:hAnsi="Times New Roman" w:cs="Times New Roman"/>
          <w:sz w:val="24"/>
          <w:szCs w:val="24"/>
        </w:rPr>
        <w:t xml:space="preserve">  </w:t>
      </w:r>
      <w:r w:rsidRPr="008F3F6C">
        <w:rPr>
          <w:rFonts w:ascii="Times New Roman" w:eastAsia="Times New Roman" w:hAnsi="Times New Roman" w:cs="Times New Roman"/>
          <w:b/>
          <w:bCs/>
          <w:sz w:val="24"/>
          <w:szCs w:val="24"/>
        </w:rPr>
        <w:t>Dynamic Analytics Dashboard</w:t>
      </w:r>
      <w:r w:rsidRPr="008F3F6C">
        <w:rPr>
          <w:rFonts w:ascii="Times New Roman" w:eastAsia="Times New Roman" w:hAnsi="Times New Roman" w:cs="Times New Roman"/>
          <w:sz w:val="24"/>
          <w:szCs w:val="24"/>
        </w:rPr>
        <w:t>: Real-time charts and analytics offer insights into voting patterns, helping users and admins make data-driven decisions.</w:t>
      </w:r>
    </w:p>
    <w:p w:rsidR="003D6075" w:rsidRDefault="003D6075" w:rsidP="003D6075">
      <w:pPr>
        <w:tabs>
          <w:tab w:val="left" w:pos="2193"/>
        </w:tabs>
        <w:rPr>
          <w:sz w:val="48"/>
        </w:rPr>
      </w:pPr>
    </w:p>
    <w:p w:rsidR="00D03E39" w:rsidRDefault="00D03E39" w:rsidP="003D6075">
      <w:pPr>
        <w:tabs>
          <w:tab w:val="left" w:pos="2193"/>
        </w:tabs>
        <w:rPr>
          <w:sz w:val="48"/>
        </w:rPr>
      </w:pPr>
    </w:p>
    <w:p w:rsidR="00235EF7" w:rsidRDefault="00235EF7" w:rsidP="003D6075">
      <w:pPr>
        <w:tabs>
          <w:tab w:val="left" w:pos="2193"/>
        </w:tabs>
        <w:rPr>
          <w:b/>
          <w:sz w:val="28"/>
          <w:szCs w:val="28"/>
          <w:u w:val="single"/>
        </w:rPr>
      </w:pPr>
    </w:p>
    <w:p w:rsidR="00235EF7" w:rsidRDefault="00235EF7" w:rsidP="003D6075">
      <w:pPr>
        <w:tabs>
          <w:tab w:val="left" w:pos="2193"/>
        </w:tabs>
        <w:rPr>
          <w:b/>
          <w:sz w:val="28"/>
          <w:szCs w:val="28"/>
          <w:u w:val="single"/>
        </w:rPr>
      </w:pPr>
    </w:p>
    <w:p w:rsidR="00235EF7" w:rsidRDefault="00235EF7" w:rsidP="003D6075">
      <w:pPr>
        <w:tabs>
          <w:tab w:val="left" w:pos="2193"/>
        </w:tabs>
        <w:rPr>
          <w:b/>
          <w:sz w:val="28"/>
          <w:szCs w:val="28"/>
          <w:u w:val="single"/>
        </w:rPr>
      </w:pPr>
    </w:p>
    <w:p w:rsidR="00235EF7" w:rsidRDefault="00235EF7" w:rsidP="003D6075">
      <w:pPr>
        <w:tabs>
          <w:tab w:val="left" w:pos="2193"/>
        </w:tabs>
        <w:rPr>
          <w:b/>
          <w:sz w:val="28"/>
          <w:szCs w:val="28"/>
          <w:u w:val="single"/>
        </w:rPr>
      </w:pPr>
    </w:p>
    <w:p w:rsidR="00235EF7" w:rsidRDefault="00235EF7" w:rsidP="003D6075">
      <w:pPr>
        <w:tabs>
          <w:tab w:val="left" w:pos="2193"/>
        </w:tabs>
        <w:rPr>
          <w:b/>
          <w:sz w:val="28"/>
          <w:szCs w:val="28"/>
          <w:u w:val="single"/>
        </w:rPr>
      </w:pPr>
    </w:p>
    <w:p w:rsidR="00235EF7" w:rsidRDefault="00235EF7" w:rsidP="003D6075">
      <w:pPr>
        <w:tabs>
          <w:tab w:val="left" w:pos="2193"/>
        </w:tabs>
        <w:rPr>
          <w:b/>
          <w:sz w:val="28"/>
          <w:szCs w:val="28"/>
          <w:u w:val="single"/>
        </w:rPr>
      </w:pPr>
    </w:p>
    <w:p w:rsidR="00235EF7" w:rsidRDefault="00235EF7" w:rsidP="003D6075">
      <w:pPr>
        <w:tabs>
          <w:tab w:val="left" w:pos="2193"/>
        </w:tabs>
        <w:rPr>
          <w:b/>
          <w:sz w:val="28"/>
          <w:szCs w:val="28"/>
          <w:u w:val="single"/>
        </w:rPr>
      </w:pPr>
    </w:p>
    <w:p w:rsidR="00235EF7" w:rsidRDefault="00235EF7" w:rsidP="003D6075">
      <w:pPr>
        <w:tabs>
          <w:tab w:val="left" w:pos="2193"/>
        </w:tabs>
        <w:rPr>
          <w:b/>
          <w:sz w:val="28"/>
          <w:szCs w:val="28"/>
          <w:u w:val="single"/>
        </w:rPr>
      </w:pPr>
    </w:p>
    <w:p w:rsidR="00235EF7" w:rsidRDefault="00235EF7" w:rsidP="003D6075">
      <w:pPr>
        <w:tabs>
          <w:tab w:val="left" w:pos="2193"/>
        </w:tabs>
        <w:rPr>
          <w:b/>
          <w:sz w:val="28"/>
          <w:szCs w:val="28"/>
          <w:u w:val="single"/>
        </w:rPr>
      </w:pPr>
    </w:p>
    <w:p w:rsidR="00235EF7" w:rsidRPr="00E80E63" w:rsidRDefault="00235EF7" w:rsidP="00235EF7">
      <w:pPr>
        <w:tabs>
          <w:tab w:val="left" w:pos="2193"/>
        </w:tabs>
        <w:jc w:val="center"/>
        <w:rPr>
          <w:b/>
          <w:sz w:val="144"/>
          <w:szCs w:val="144"/>
          <w:u w:val="single"/>
        </w:rPr>
      </w:pPr>
      <w:r w:rsidRPr="00E80E63">
        <w:rPr>
          <w:b/>
          <w:sz w:val="144"/>
          <w:szCs w:val="144"/>
        </w:rPr>
        <w:t>REQUIREMENT SPECIFICATION</w:t>
      </w:r>
    </w:p>
    <w:p w:rsidR="00235EF7" w:rsidRPr="00E80E63" w:rsidRDefault="00235EF7" w:rsidP="003D6075">
      <w:pPr>
        <w:tabs>
          <w:tab w:val="left" w:pos="2193"/>
        </w:tabs>
        <w:rPr>
          <w:b/>
          <w:sz w:val="144"/>
          <w:szCs w:val="144"/>
          <w:u w:val="single"/>
        </w:rPr>
      </w:pPr>
    </w:p>
    <w:p w:rsidR="00235EF7" w:rsidRDefault="00235EF7" w:rsidP="003D6075">
      <w:pPr>
        <w:tabs>
          <w:tab w:val="left" w:pos="2193"/>
        </w:tabs>
        <w:rPr>
          <w:b/>
          <w:sz w:val="28"/>
          <w:szCs w:val="28"/>
          <w:u w:val="single"/>
        </w:rPr>
      </w:pPr>
    </w:p>
    <w:p w:rsidR="00235EF7" w:rsidRDefault="00235EF7" w:rsidP="003D6075">
      <w:pPr>
        <w:tabs>
          <w:tab w:val="left" w:pos="2193"/>
        </w:tabs>
        <w:rPr>
          <w:b/>
          <w:sz w:val="28"/>
          <w:szCs w:val="28"/>
          <w:u w:val="single"/>
        </w:rPr>
      </w:pPr>
    </w:p>
    <w:p w:rsidR="008F3F6C" w:rsidRDefault="008F3F6C" w:rsidP="008F3F6C">
      <w:pPr>
        <w:spacing w:after="0" w:line="240" w:lineRule="auto"/>
        <w:outlineLvl w:val="2"/>
        <w:rPr>
          <w:rFonts w:ascii="Times New Roman" w:eastAsia="Times New Roman" w:hAnsi="Times New Roman" w:cs="Times New Roman"/>
          <w:b/>
          <w:bCs/>
          <w:sz w:val="24"/>
          <w:szCs w:val="24"/>
        </w:rPr>
      </w:pPr>
      <w:r w:rsidRPr="008F3F6C">
        <w:rPr>
          <w:rFonts w:ascii="Times New Roman" w:eastAsia="Times New Roman" w:hAnsi="Times New Roman" w:cs="Times New Roman"/>
          <w:b/>
          <w:bCs/>
          <w:sz w:val="24"/>
          <w:szCs w:val="24"/>
        </w:rPr>
        <w:t>Hardware Requirements</w:t>
      </w:r>
    </w:p>
    <w:p w:rsidR="008F3F6C" w:rsidRPr="008F3F6C" w:rsidRDefault="008F3F6C" w:rsidP="008F3F6C">
      <w:pPr>
        <w:spacing w:after="0" w:line="240" w:lineRule="auto"/>
        <w:outlineLvl w:val="2"/>
        <w:rPr>
          <w:rFonts w:ascii="Times New Roman" w:eastAsia="Times New Roman" w:hAnsi="Times New Roman" w:cs="Times New Roman"/>
          <w:b/>
          <w:bCs/>
          <w:sz w:val="24"/>
          <w:szCs w:val="24"/>
        </w:rPr>
      </w:pPr>
    </w:p>
    <w:p w:rsidR="008F3F6C" w:rsidRPr="008F3F6C" w:rsidRDefault="008F3F6C" w:rsidP="008F3F6C">
      <w:pPr>
        <w:numPr>
          <w:ilvl w:val="1"/>
          <w:numId w:val="23"/>
        </w:numPr>
        <w:spacing w:after="0" w:line="240" w:lineRule="auto"/>
        <w:rPr>
          <w:rFonts w:ascii="Times New Roman" w:eastAsia="Times New Roman" w:hAnsi="Times New Roman" w:cs="Times New Roman"/>
          <w:sz w:val="24"/>
          <w:szCs w:val="24"/>
        </w:rPr>
      </w:pPr>
      <w:r w:rsidRPr="008F3F6C">
        <w:rPr>
          <w:rFonts w:ascii="Times New Roman" w:eastAsia="Times New Roman" w:hAnsi="Times New Roman" w:cs="Times New Roman"/>
          <w:b/>
          <w:bCs/>
          <w:sz w:val="24"/>
          <w:szCs w:val="24"/>
        </w:rPr>
        <w:t>Processor:</w:t>
      </w:r>
      <w:r w:rsidRPr="008F3F6C">
        <w:rPr>
          <w:rFonts w:ascii="Times New Roman" w:eastAsia="Times New Roman" w:hAnsi="Times New Roman" w:cs="Times New Roman"/>
          <w:sz w:val="24"/>
          <w:szCs w:val="24"/>
        </w:rPr>
        <w:t xml:space="preserve"> Modern multi-core processor (e.g., Intel Core i5 or equivalent)</w:t>
      </w:r>
    </w:p>
    <w:p w:rsidR="008F3F6C" w:rsidRPr="008F3F6C" w:rsidRDefault="008F3F6C" w:rsidP="008F3F6C">
      <w:pPr>
        <w:numPr>
          <w:ilvl w:val="1"/>
          <w:numId w:val="23"/>
        </w:numPr>
        <w:spacing w:after="0" w:line="240" w:lineRule="auto"/>
        <w:rPr>
          <w:rFonts w:ascii="Times New Roman" w:eastAsia="Times New Roman" w:hAnsi="Times New Roman" w:cs="Times New Roman"/>
          <w:sz w:val="24"/>
          <w:szCs w:val="24"/>
        </w:rPr>
      </w:pPr>
      <w:r w:rsidRPr="008F3F6C">
        <w:rPr>
          <w:rFonts w:ascii="Times New Roman" w:eastAsia="Times New Roman" w:hAnsi="Times New Roman" w:cs="Times New Roman"/>
          <w:b/>
          <w:bCs/>
          <w:sz w:val="24"/>
          <w:szCs w:val="24"/>
        </w:rPr>
        <w:t>RAM:</w:t>
      </w:r>
      <w:r w:rsidRPr="008F3F6C">
        <w:rPr>
          <w:rFonts w:ascii="Times New Roman" w:eastAsia="Times New Roman" w:hAnsi="Times New Roman" w:cs="Times New Roman"/>
          <w:sz w:val="24"/>
          <w:szCs w:val="24"/>
        </w:rPr>
        <w:t xml:space="preserve"> Minimum of 8 GB</w:t>
      </w:r>
    </w:p>
    <w:p w:rsidR="008F3F6C" w:rsidRPr="008F3F6C" w:rsidRDefault="008F3F6C" w:rsidP="008F3F6C">
      <w:pPr>
        <w:numPr>
          <w:ilvl w:val="1"/>
          <w:numId w:val="23"/>
        </w:numPr>
        <w:spacing w:after="0" w:line="240" w:lineRule="auto"/>
        <w:rPr>
          <w:rFonts w:ascii="Times New Roman" w:eastAsia="Times New Roman" w:hAnsi="Times New Roman" w:cs="Times New Roman"/>
          <w:sz w:val="24"/>
          <w:szCs w:val="24"/>
        </w:rPr>
      </w:pPr>
      <w:r w:rsidRPr="008F3F6C">
        <w:rPr>
          <w:rFonts w:ascii="Times New Roman" w:eastAsia="Times New Roman" w:hAnsi="Times New Roman" w:cs="Times New Roman"/>
          <w:b/>
          <w:bCs/>
          <w:sz w:val="24"/>
          <w:szCs w:val="24"/>
        </w:rPr>
        <w:t>Storage:</w:t>
      </w:r>
      <w:r w:rsidRPr="008F3F6C">
        <w:rPr>
          <w:rFonts w:ascii="Times New Roman" w:eastAsia="Times New Roman" w:hAnsi="Times New Roman" w:cs="Times New Roman"/>
          <w:sz w:val="24"/>
          <w:szCs w:val="24"/>
        </w:rPr>
        <w:t xml:space="preserve"> SSD with at least 50 GB of free space for development and testing</w:t>
      </w:r>
    </w:p>
    <w:p w:rsidR="008F3F6C" w:rsidRPr="008F3F6C" w:rsidRDefault="008F3F6C" w:rsidP="008148D5">
      <w:pPr>
        <w:numPr>
          <w:ilvl w:val="1"/>
          <w:numId w:val="23"/>
        </w:numPr>
        <w:spacing w:after="0" w:line="240" w:lineRule="auto"/>
        <w:rPr>
          <w:rFonts w:ascii="Times New Roman" w:eastAsia="Times New Roman" w:hAnsi="Times New Roman" w:cs="Times New Roman"/>
          <w:sz w:val="24"/>
          <w:szCs w:val="24"/>
        </w:rPr>
      </w:pPr>
      <w:r w:rsidRPr="008F3F6C">
        <w:rPr>
          <w:rFonts w:ascii="Times New Roman" w:eastAsia="Times New Roman" w:hAnsi="Times New Roman" w:cs="Times New Roman"/>
          <w:b/>
          <w:bCs/>
          <w:sz w:val="24"/>
          <w:szCs w:val="24"/>
        </w:rPr>
        <w:t>Network:</w:t>
      </w:r>
      <w:r w:rsidRPr="008F3F6C">
        <w:rPr>
          <w:rFonts w:ascii="Times New Roman" w:eastAsia="Times New Roman" w:hAnsi="Times New Roman" w:cs="Times New Roman"/>
          <w:sz w:val="24"/>
          <w:szCs w:val="24"/>
        </w:rPr>
        <w:t xml:space="preserve"> Stable internet connection for development, dependency downloads, and version control</w:t>
      </w:r>
    </w:p>
    <w:p w:rsidR="008F3F6C" w:rsidRDefault="008F3F6C" w:rsidP="008F3F6C">
      <w:pPr>
        <w:spacing w:after="0" w:line="240" w:lineRule="auto"/>
        <w:outlineLvl w:val="2"/>
        <w:rPr>
          <w:rFonts w:ascii="Times New Roman" w:eastAsia="Times New Roman" w:hAnsi="Times New Roman" w:cs="Times New Roman"/>
          <w:b/>
          <w:bCs/>
          <w:sz w:val="24"/>
          <w:szCs w:val="24"/>
        </w:rPr>
      </w:pPr>
      <w:r w:rsidRPr="008F3F6C">
        <w:rPr>
          <w:rFonts w:ascii="Times New Roman" w:eastAsia="Times New Roman" w:hAnsi="Times New Roman" w:cs="Times New Roman"/>
          <w:b/>
          <w:bCs/>
          <w:sz w:val="24"/>
          <w:szCs w:val="24"/>
        </w:rPr>
        <w:t>Software Requirements</w:t>
      </w:r>
    </w:p>
    <w:p w:rsidR="008F3F6C" w:rsidRPr="008F3F6C" w:rsidRDefault="008F3F6C" w:rsidP="008F3F6C">
      <w:pPr>
        <w:spacing w:after="0" w:line="240" w:lineRule="auto"/>
        <w:outlineLvl w:val="2"/>
        <w:rPr>
          <w:rFonts w:ascii="Times New Roman" w:eastAsia="Times New Roman" w:hAnsi="Times New Roman" w:cs="Times New Roman"/>
          <w:b/>
          <w:bCs/>
          <w:sz w:val="24"/>
          <w:szCs w:val="24"/>
        </w:rPr>
      </w:pPr>
    </w:p>
    <w:p w:rsidR="008F3F6C" w:rsidRPr="008F3F6C" w:rsidRDefault="008F3F6C" w:rsidP="008F3F6C">
      <w:pPr>
        <w:numPr>
          <w:ilvl w:val="1"/>
          <w:numId w:val="24"/>
        </w:numPr>
        <w:spacing w:after="0" w:line="240" w:lineRule="auto"/>
        <w:rPr>
          <w:rFonts w:ascii="Times New Roman" w:eastAsia="Times New Roman" w:hAnsi="Times New Roman" w:cs="Times New Roman"/>
          <w:sz w:val="24"/>
          <w:szCs w:val="24"/>
        </w:rPr>
      </w:pPr>
      <w:r w:rsidRPr="008F3F6C">
        <w:rPr>
          <w:rFonts w:ascii="Times New Roman" w:eastAsia="Times New Roman" w:hAnsi="Times New Roman" w:cs="Times New Roman"/>
          <w:b/>
          <w:bCs/>
          <w:sz w:val="24"/>
          <w:szCs w:val="24"/>
        </w:rPr>
        <w:t>Operating System:</w:t>
      </w:r>
      <w:r w:rsidRPr="008F3F6C">
        <w:rPr>
          <w:rFonts w:ascii="Times New Roman" w:eastAsia="Times New Roman" w:hAnsi="Times New Roman" w:cs="Times New Roman"/>
          <w:sz w:val="24"/>
          <w:szCs w:val="24"/>
        </w:rPr>
        <w:t xml:space="preserve"> Windows, macOS, or Linux</w:t>
      </w:r>
    </w:p>
    <w:p w:rsidR="008F3F6C" w:rsidRPr="008F3F6C" w:rsidRDefault="008F3F6C" w:rsidP="008F3F6C">
      <w:pPr>
        <w:numPr>
          <w:ilvl w:val="1"/>
          <w:numId w:val="24"/>
        </w:numPr>
        <w:spacing w:after="0" w:line="240" w:lineRule="auto"/>
        <w:rPr>
          <w:rFonts w:ascii="Times New Roman" w:eastAsia="Times New Roman" w:hAnsi="Times New Roman" w:cs="Times New Roman"/>
          <w:sz w:val="24"/>
          <w:szCs w:val="24"/>
        </w:rPr>
      </w:pPr>
      <w:r w:rsidRPr="008F3F6C">
        <w:rPr>
          <w:rFonts w:ascii="Times New Roman" w:eastAsia="Times New Roman" w:hAnsi="Times New Roman" w:cs="Times New Roman"/>
          <w:b/>
          <w:bCs/>
          <w:sz w:val="24"/>
          <w:szCs w:val="24"/>
        </w:rPr>
        <w:t>Python Version:</w:t>
      </w:r>
      <w:r w:rsidRPr="008F3F6C">
        <w:rPr>
          <w:rFonts w:ascii="Times New Roman" w:eastAsia="Times New Roman" w:hAnsi="Times New Roman" w:cs="Times New Roman"/>
          <w:sz w:val="24"/>
          <w:szCs w:val="24"/>
        </w:rPr>
        <w:t xml:space="preserve"> 3.9 or higher</w:t>
      </w:r>
    </w:p>
    <w:p w:rsidR="008F3F6C" w:rsidRPr="008F3F6C" w:rsidRDefault="008F3F6C" w:rsidP="008F3F6C">
      <w:pPr>
        <w:numPr>
          <w:ilvl w:val="1"/>
          <w:numId w:val="24"/>
        </w:numPr>
        <w:spacing w:after="0" w:line="240" w:lineRule="auto"/>
        <w:rPr>
          <w:rFonts w:ascii="Times New Roman" w:eastAsia="Times New Roman" w:hAnsi="Times New Roman" w:cs="Times New Roman"/>
          <w:sz w:val="24"/>
          <w:szCs w:val="24"/>
        </w:rPr>
      </w:pPr>
      <w:r w:rsidRPr="008F3F6C">
        <w:rPr>
          <w:rFonts w:ascii="Times New Roman" w:eastAsia="Times New Roman" w:hAnsi="Times New Roman" w:cs="Times New Roman"/>
          <w:b/>
          <w:bCs/>
          <w:sz w:val="24"/>
          <w:szCs w:val="24"/>
        </w:rPr>
        <w:t>Django Version:</w:t>
      </w:r>
      <w:r w:rsidRPr="008F3F6C">
        <w:rPr>
          <w:rFonts w:ascii="Times New Roman" w:eastAsia="Times New Roman" w:hAnsi="Times New Roman" w:cs="Times New Roman"/>
          <w:sz w:val="24"/>
          <w:szCs w:val="24"/>
        </w:rPr>
        <w:t xml:space="preserve"> 5.0.7</w:t>
      </w:r>
    </w:p>
    <w:p w:rsidR="008F3F6C" w:rsidRPr="008F3F6C" w:rsidRDefault="008F3F6C" w:rsidP="008F3F6C">
      <w:pPr>
        <w:numPr>
          <w:ilvl w:val="1"/>
          <w:numId w:val="24"/>
        </w:numPr>
        <w:spacing w:after="0" w:line="240" w:lineRule="auto"/>
        <w:rPr>
          <w:rFonts w:ascii="Times New Roman" w:eastAsia="Times New Roman" w:hAnsi="Times New Roman" w:cs="Times New Roman"/>
          <w:sz w:val="24"/>
          <w:szCs w:val="24"/>
        </w:rPr>
      </w:pPr>
      <w:r w:rsidRPr="008F3F6C">
        <w:rPr>
          <w:rFonts w:ascii="Times New Roman" w:eastAsia="Times New Roman" w:hAnsi="Times New Roman" w:cs="Times New Roman"/>
          <w:b/>
          <w:bCs/>
          <w:sz w:val="24"/>
          <w:szCs w:val="24"/>
        </w:rPr>
        <w:t>Database:</w:t>
      </w:r>
      <w:r w:rsidRPr="008F3F6C">
        <w:rPr>
          <w:rFonts w:ascii="Times New Roman" w:eastAsia="Times New Roman" w:hAnsi="Times New Roman" w:cs="Times New Roman"/>
          <w:sz w:val="24"/>
          <w:szCs w:val="24"/>
        </w:rPr>
        <w:t xml:space="preserve"> PostgreSQL, MySQL, or SQLite (depending on configuration)</w:t>
      </w:r>
    </w:p>
    <w:p w:rsidR="008F3F6C" w:rsidRPr="008F3F6C" w:rsidRDefault="008F3F6C" w:rsidP="008F3F6C">
      <w:pPr>
        <w:numPr>
          <w:ilvl w:val="1"/>
          <w:numId w:val="24"/>
        </w:numPr>
        <w:spacing w:after="0" w:line="240" w:lineRule="auto"/>
        <w:rPr>
          <w:rFonts w:ascii="Times New Roman" w:eastAsia="Times New Roman" w:hAnsi="Times New Roman" w:cs="Times New Roman"/>
          <w:sz w:val="24"/>
          <w:szCs w:val="24"/>
        </w:rPr>
      </w:pPr>
      <w:r w:rsidRPr="008F3F6C">
        <w:rPr>
          <w:rFonts w:ascii="Times New Roman" w:eastAsia="Times New Roman" w:hAnsi="Times New Roman" w:cs="Times New Roman"/>
          <w:b/>
          <w:bCs/>
          <w:sz w:val="24"/>
          <w:szCs w:val="24"/>
        </w:rPr>
        <w:t>Web Browser:</w:t>
      </w:r>
      <w:r w:rsidRPr="008F3F6C">
        <w:rPr>
          <w:rFonts w:ascii="Times New Roman" w:eastAsia="Times New Roman" w:hAnsi="Times New Roman" w:cs="Times New Roman"/>
          <w:sz w:val="24"/>
          <w:szCs w:val="24"/>
        </w:rPr>
        <w:t xml:space="preserve"> Modern browser for testing (e.g., Google Chrome, Mozilla Firefox)</w:t>
      </w:r>
    </w:p>
    <w:p w:rsidR="008F3F6C" w:rsidRDefault="008F3F6C" w:rsidP="008F3F6C">
      <w:pPr>
        <w:numPr>
          <w:ilvl w:val="1"/>
          <w:numId w:val="24"/>
        </w:numPr>
        <w:spacing w:after="0" w:line="240" w:lineRule="auto"/>
        <w:rPr>
          <w:rFonts w:ascii="Times New Roman" w:eastAsia="Times New Roman" w:hAnsi="Times New Roman" w:cs="Times New Roman"/>
          <w:sz w:val="24"/>
          <w:szCs w:val="24"/>
        </w:rPr>
      </w:pPr>
      <w:r w:rsidRPr="008F3F6C">
        <w:rPr>
          <w:rFonts w:ascii="Times New Roman" w:eastAsia="Times New Roman" w:hAnsi="Times New Roman" w:cs="Times New Roman"/>
          <w:b/>
          <w:bCs/>
          <w:sz w:val="24"/>
          <w:szCs w:val="24"/>
        </w:rPr>
        <w:t>IDE/Text Editor:</w:t>
      </w:r>
      <w:r w:rsidRPr="008F3F6C">
        <w:rPr>
          <w:rFonts w:ascii="Times New Roman" w:eastAsia="Times New Roman" w:hAnsi="Times New Roman" w:cs="Times New Roman"/>
          <w:sz w:val="24"/>
          <w:szCs w:val="24"/>
        </w:rPr>
        <w:t xml:space="preserve"> Visual Studio Code, PyCharm, or any preferred code editor</w:t>
      </w:r>
    </w:p>
    <w:p w:rsidR="008F3F6C" w:rsidRDefault="008F3F6C" w:rsidP="008F3F6C">
      <w:pPr>
        <w:spacing w:after="0" w:line="240" w:lineRule="auto"/>
        <w:outlineLvl w:val="2"/>
        <w:rPr>
          <w:rFonts w:ascii="Times New Roman" w:eastAsia="Times New Roman" w:hAnsi="Times New Roman" w:cs="Times New Roman"/>
          <w:b/>
          <w:bCs/>
          <w:sz w:val="24"/>
          <w:szCs w:val="24"/>
        </w:rPr>
      </w:pPr>
    </w:p>
    <w:p w:rsidR="008F3F6C" w:rsidRDefault="008F3F6C" w:rsidP="008F3F6C">
      <w:pPr>
        <w:spacing w:after="0" w:line="240" w:lineRule="auto"/>
        <w:outlineLvl w:val="2"/>
        <w:rPr>
          <w:rFonts w:ascii="Times New Roman" w:eastAsia="Times New Roman" w:hAnsi="Times New Roman" w:cs="Times New Roman"/>
          <w:b/>
          <w:bCs/>
          <w:sz w:val="24"/>
          <w:szCs w:val="24"/>
        </w:rPr>
      </w:pPr>
      <w:r w:rsidRPr="008F3F6C">
        <w:rPr>
          <w:rFonts w:ascii="Times New Roman" w:eastAsia="Times New Roman" w:hAnsi="Times New Roman" w:cs="Times New Roman"/>
          <w:b/>
          <w:bCs/>
          <w:sz w:val="24"/>
          <w:szCs w:val="24"/>
        </w:rPr>
        <w:t>Front End</w:t>
      </w:r>
    </w:p>
    <w:p w:rsidR="008F3F6C" w:rsidRPr="008F3F6C" w:rsidRDefault="008F3F6C" w:rsidP="008F3F6C">
      <w:pPr>
        <w:spacing w:after="0" w:line="240" w:lineRule="auto"/>
        <w:outlineLvl w:val="2"/>
        <w:rPr>
          <w:rFonts w:ascii="Times New Roman" w:eastAsia="Times New Roman" w:hAnsi="Times New Roman" w:cs="Times New Roman"/>
          <w:b/>
          <w:bCs/>
          <w:sz w:val="24"/>
          <w:szCs w:val="24"/>
        </w:rPr>
      </w:pPr>
    </w:p>
    <w:p w:rsidR="008F3F6C" w:rsidRPr="008F3F6C" w:rsidRDefault="008F3F6C" w:rsidP="008F3F6C">
      <w:pPr>
        <w:numPr>
          <w:ilvl w:val="0"/>
          <w:numId w:val="25"/>
        </w:numPr>
        <w:spacing w:after="0" w:line="240" w:lineRule="auto"/>
        <w:rPr>
          <w:rFonts w:ascii="Times New Roman" w:eastAsia="Times New Roman" w:hAnsi="Times New Roman" w:cs="Times New Roman"/>
          <w:sz w:val="24"/>
          <w:szCs w:val="24"/>
        </w:rPr>
      </w:pPr>
      <w:r w:rsidRPr="008F3F6C">
        <w:rPr>
          <w:rFonts w:ascii="Times New Roman" w:eastAsia="Times New Roman" w:hAnsi="Times New Roman" w:cs="Times New Roman"/>
          <w:b/>
          <w:bCs/>
          <w:sz w:val="24"/>
          <w:szCs w:val="24"/>
        </w:rPr>
        <w:t>HTML/CSS:</w:t>
      </w:r>
      <w:r w:rsidRPr="008F3F6C">
        <w:rPr>
          <w:rFonts w:ascii="Times New Roman" w:eastAsia="Times New Roman" w:hAnsi="Times New Roman" w:cs="Times New Roman"/>
          <w:sz w:val="24"/>
          <w:szCs w:val="24"/>
        </w:rPr>
        <w:t xml:space="preserve"> For structuring and styling the web pages</w:t>
      </w:r>
    </w:p>
    <w:p w:rsidR="008F3F6C" w:rsidRPr="008F3F6C" w:rsidRDefault="008F3F6C" w:rsidP="008F3F6C">
      <w:pPr>
        <w:numPr>
          <w:ilvl w:val="0"/>
          <w:numId w:val="25"/>
        </w:numPr>
        <w:spacing w:after="0" w:line="240" w:lineRule="auto"/>
        <w:rPr>
          <w:rFonts w:ascii="Times New Roman" w:eastAsia="Times New Roman" w:hAnsi="Times New Roman" w:cs="Times New Roman"/>
          <w:sz w:val="24"/>
          <w:szCs w:val="24"/>
        </w:rPr>
      </w:pPr>
      <w:r w:rsidRPr="008F3F6C">
        <w:rPr>
          <w:rFonts w:ascii="Times New Roman" w:eastAsia="Times New Roman" w:hAnsi="Times New Roman" w:cs="Times New Roman"/>
          <w:b/>
          <w:bCs/>
          <w:sz w:val="24"/>
          <w:szCs w:val="24"/>
        </w:rPr>
        <w:t>JavaScript:</w:t>
      </w:r>
      <w:r w:rsidRPr="008F3F6C">
        <w:rPr>
          <w:rFonts w:ascii="Times New Roman" w:eastAsia="Times New Roman" w:hAnsi="Times New Roman" w:cs="Times New Roman"/>
          <w:sz w:val="24"/>
          <w:szCs w:val="24"/>
        </w:rPr>
        <w:t xml:space="preserve"> For interactive elements and dynamic content</w:t>
      </w:r>
    </w:p>
    <w:p w:rsidR="008F3F6C" w:rsidRPr="008F3F6C" w:rsidRDefault="008F3F6C" w:rsidP="008F3F6C">
      <w:pPr>
        <w:numPr>
          <w:ilvl w:val="0"/>
          <w:numId w:val="25"/>
        </w:numPr>
        <w:spacing w:after="0" w:line="240" w:lineRule="auto"/>
        <w:rPr>
          <w:rFonts w:ascii="Times New Roman" w:eastAsia="Times New Roman" w:hAnsi="Times New Roman" w:cs="Times New Roman"/>
          <w:sz w:val="24"/>
          <w:szCs w:val="24"/>
        </w:rPr>
      </w:pPr>
      <w:r w:rsidRPr="008F3F6C">
        <w:rPr>
          <w:rFonts w:ascii="Times New Roman" w:eastAsia="Times New Roman" w:hAnsi="Times New Roman" w:cs="Times New Roman"/>
          <w:b/>
          <w:bCs/>
          <w:sz w:val="24"/>
          <w:szCs w:val="24"/>
        </w:rPr>
        <w:t>Bootstrap:</w:t>
      </w:r>
      <w:r w:rsidRPr="008F3F6C">
        <w:rPr>
          <w:rFonts w:ascii="Times New Roman" w:eastAsia="Times New Roman" w:hAnsi="Times New Roman" w:cs="Times New Roman"/>
          <w:sz w:val="24"/>
          <w:szCs w:val="24"/>
        </w:rPr>
        <w:t xml:space="preserve"> For responsive design and UI components</w:t>
      </w:r>
    </w:p>
    <w:p w:rsidR="008F3F6C" w:rsidRPr="008F3F6C" w:rsidRDefault="008F3F6C" w:rsidP="008F3F6C">
      <w:pPr>
        <w:numPr>
          <w:ilvl w:val="0"/>
          <w:numId w:val="25"/>
        </w:numPr>
        <w:spacing w:after="0" w:line="240" w:lineRule="auto"/>
        <w:rPr>
          <w:rFonts w:ascii="Times New Roman" w:eastAsia="Times New Roman" w:hAnsi="Times New Roman" w:cs="Times New Roman"/>
          <w:sz w:val="24"/>
          <w:szCs w:val="24"/>
        </w:rPr>
      </w:pPr>
      <w:r w:rsidRPr="008F3F6C">
        <w:rPr>
          <w:rFonts w:ascii="Times New Roman" w:eastAsia="Times New Roman" w:hAnsi="Times New Roman" w:cs="Times New Roman"/>
          <w:b/>
          <w:bCs/>
          <w:sz w:val="24"/>
          <w:szCs w:val="24"/>
        </w:rPr>
        <w:t>Charts Library:</w:t>
      </w:r>
      <w:r w:rsidRPr="008F3F6C">
        <w:rPr>
          <w:rFonts w:ascii="Times New Roman" w:eastAsia="Times New Roman" w:hAnsi="Times New Roman" w:cs="Times New Roman"/>
          <w:sz w:val="24"/>
          <w:szCs w:val="24"/>
        </w:rPr>
        <w:t xml:space="preserve"> For displaying plots and</w:t>
      </w:r>
      <w:r>
        <w:rPr>
          <w:rFonts w:ascii="Times New Roman" w:eastAsia="Times New Roman" w:hAnsi="Times New Roman" w:cs="Times New Roman"/>
          <w:sz w:val="24"/>
          <w:szCs w:val="24"/>
        </w:rPr>
        <w:t xml:space="preserve"> graphs (e.g., Chart.js </w:t>
      </w:r>
      <w:r w:rsidRPr="008F3F6C">
        <w:rPr>
          <w:rFonts w:ascii="Times New Roman" w:eastAsia="Times New Roman" w:hAnsi="Times New Roman" w:cs="Times New Roman"/>
          <w:sz w:val="24"/>
          <w:szCs w:val="24"/>
        </w:rPr>
        <w:t>)</w:t>
      </w:r>
    </w:p>
    <w:p w:rsidR="008F3F6C" w:rsidRDefault="008F3F6C" w:rsidP="008F3F6C">
      <w:pPr>
        <w:spacing w:after="0" w:line="240" w:lineRule="auto"/>
        <w:outlineLvl w:val="2"/>
        <w:rPr>
          <w:rFonts w:ascii="Times New Roman" w:eastAsia="Times New Roman" w:hAnsi="Times New Roman" w:cs="Times New Roman"/>
          <w:b/>
          <w:bCs/>
          <w:sz w:val="24"/>
          <w:szCs w:val="24"/>
        </w:rPr>
      </w:pPr>
      <w:r w:rsidRPr="008F3F6C">
        <w:rPr>
          <w:rFonts w:ascii="Times New Roman" w:eastAsia="Times New Roman" w:hAnsi="Times New Roman" w:cs="Times New Roman"/>
          <w:b/>
          <w:bCs/>
          <w:sz w:val="24"/>
          <w:szCs w:val="24"/>
        </w:rPr>
        <w:t>Back End</w:t>
      </w:r>
    </w:p>
    <w:p w:rsidR="008F3F6C" w:rsidRPr="008F3F6C" w:rsidRDefault="008F3F6C" w:rsidP="008F3F6C">
      <w:pPr>
        <w:spacing w:after="0" w:line="240" w:lineRule="auto"/>
        <w:outlineLvl w:val="2"/>
        <w:rPr>
          <w:rFonts w:ascii="Times New Roman" w:eastAsia="Times New Roman" w:hAnsi="Times New Roman" w:cs="Times New Roman"/>
          <w:b/>
          <w:bCs/>
          <w:sz w:val="24"/>
          <w:szCs w:val="24"/>
        </w:rPr>
      </w:pPr>
    </w:p>
    <w:p w:rsidR="008F3F6C" w:rsidRPr="008F3F6C" w:rsidRDefault="008F3F6C" w:rsidP="008F3F6C">
      <w:pPr>
        <w:numPr>
          <w:ilvl w:val="0"/>
          <w:numId w:val="26"/>
        </w:numPr>
        <w:spacing w:after="0" w:line="240" w:lineRule="auto"/>
        <w:rPr>
          <w:rFonts w:ascii="Times New Roman" w:eastAsia="Times New Roman" w:hAnsi="Times New Roman" w:cs="Times New Roman"/>
          <w:sz w:val="24"/>
          <w:szCs w:val="24"/>
        </w:rPr>
      </w:pPr>
      <w:r w:rsidRPr="008F3F6C">
        <w:rPr>
          <w:rFonts w:ascii="Times New Roman" w:eastAsia="Times New Roman" w:hAnsi="Times New Roman" w:cs="Times New Roman"/>
          <w:b/>
          <w:bCs/>
          <w:sz w:val="24"/>
          <w:szCs w:val="24"/>
        </w:rPr>
        <w:t>Django:</w:t>
      </w:r>
      <w:r w:rsidRPr="008F3F6C">
        <w:rPr>
          <w:rFonts w:ascii="Times New Roman" w:eastAsia="Times New Roman" w:hAnsi="Times New Roman" w:cs="Times New Roman"/>
          <w:sz w:val="24"/>
          <w:szCs w:val="24"/>
        </w:rPr>
        <w:t xml:space="preserve"> Framework for developing the web application</w:t>
      </w:r>
    </w:p>
    <w:p w:rsidR="008F3F6C" w:rsidRPr="008F3F6C" w:rsidRDefault="008F3F6C" w:rsidP="008F3F6C">
      <w:pPr>
        <w:numPr>
          <w:ilvl w:val="0"/>
          <w:numId w:val="26"/>
        </w:numPr>
        <w:spacing w:after="0" w:line="240" w:lineRule="auto"/>
        <w:rPr>
          <w:rFonts w:ascii="Times New Roman" w:eastAsia="Times New Roman" w:hAnsi="Times New Roman" w:cs="Times New Roman"/>
          <w:sz w:val="24"/>
          <w:szCs w:val="24"/>
        </w:rPr>
      </w:pPr>
      <w:r w:rsidRPr="008F3F6C">
        <w:rPr>
          <w:rFonts w:ascii="Times New Roman" w:eastAsia="Times New Roman" w:hAnsi="Times New Roman" w:cs="Times New Roman"/>
          <w:b/>
          <w:bCs/>
          <w:sz w:val="24"/>
          <w:szCs w:val="24"/>
        </w:rPr>
        <w:t>Database:</w:t>
      </w:r>
      <w:r w:rsidRPr="008F3F6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SQLite</w:t>
      </w:r>
    </w:p>
    <w:p w:rsidR="008F3F6C" w:rsidRPr="008F3F6C" w:rsidRDefault="008F3F6C" w:rsidP="008F3F6C">
      <w:pPr>
        <w:numPr>
          <w:ilvl w:val="0"/>
          <w:numId w:val="26"/>
        </w:numPr>
        <w:spacing w:after="0" w:line="240" w:lineRule="auto"/>
        <w:rPr>
          <w:rFonts w:ascii="Times New Roman" w:eastAsia="Times New Roman" w:hAnsi="Times New Roman" w:cs="Times New Roman"/>
          <w:sz w:val="24"/>
          <w:szCs w:val="24"/>
        </w:rPr>
      </w:pPr>
      <w:r w:rsidRPr="008F3F6C">
        <w:rPr>
          <w:rFonts w:ascii="Times New Roman" w:eastAsia="Times New Roman" w:hAnsi="Times New Roman" w:cs="Times New Roman"/>
          <w:b/>
          <w:bCs/>
          <w:sz w:val="24"/>
          <w:szCs w:val="24"/>
        </w:rPr>
        <w:t>Custom Middleware:</w:t>
      </w:r>
      <w:r w:rsidRPr="008F3F6C">
        <w:rPr>
          <w:rFonts w:ascii="Times New Roman" w:eastAsia="Times New Roman" w:hAnsi="Times New Roman" w:cs="Times New Roman"/>
          <w:sz w:val="24"/>
          <w:szCs w:val="24"/>
        </w:rPr>
        <w:t xml:space="preserve"> For user and admin access control</w:t>
      </w:r>
    </w:p>
    <w:p w:rsidR="008F3F6C" w:rsidRPr="008F3F6C" w:rsidRDefault="008F3F6C" w:rsidP="008F3F6C">
      <w:pPr>
        <w:numPr>
          <w:ilvl w:val="0"/>
          <w:numId w:val="26"/>
        </w:numPr>
        <w:spacing w:after="0" w:line="240" w:lineRule="auto"/>
        <w:rPr>
          <w:rFonts w:ascii="Times New Roman" w:eastAsia="Times New Roman" w:hAnsi="Times New Roman" w:cs="Times New Roman"/>
          <w:sz w:val="24"/>
          <w:szCs w:val="24"/>
        </w:rPr>
      </w:pPr>
      <w:r w:rsidRPr="008F3F6C">
        <w:rPr>
          <w:rFonts w:ascii="Times New Roman" w:eastAsia="Times New Roman" w:hAnsi="Times New Roman" w:cs="Times New Roman"/>
          <w:b/>
          <w:bCs/>
          <w:sz w:val="24"/>
          <w:szCs w:val="24"/>
        </w:rPr>
        <w:t>Django Apps:</w:t>
      </w:r>
      <w:r w:rsidRPr="008F3F6C">
        <w:rPr>
          <w:rFonts w:ascii="Times New Roman" w:eastAsia="Times New Roman" w:hAnsi="Times New Roman" w:cs="Times New Roman"/>
          <w:sz w:val="24"/>
          <w:szCs w:val="24"/>
        </w:rPr>
        <w:t xml:space="preserve"> Separate apps for poll creation, user profiles, and analytics</w:t>
      </w:r>
    </w:p>
    <w:p w:rsidR="00E24125" w:rsidRDefault="00E24125" w:rsidP="00E24125">
      <w:pPr>
        <w:tabs>
          <w:tab w:val="left" w:pos="2193"/>
        </w:tabs>
        <w:jc w:val="both"/>
        <w:rPr>
          <w:b/>
          <w:sz w:val="40"/>
          <w:u w:val="single"/>
        </w:rPr>
      </w:pPr>
    </w:p>
    <w:p w:rsidR="00540FD3" w:rsidRDefault="00540FD3" w:rsidP="00E24125">
      <w:pPr>
        <w:tabs>
          <w:tab w:val="left" w:pos="2193"/>
        </w:tabs>
        <w:jc w:val="both"/>
        <w:rPr>
          <w:b/>
          <w:sz w:val="40"/>
          <w:u w:val="single"/>
        </w:rPr>
      </w:pPr>
    </w:p>
    <w:p w:rsidR="00540FD3" w:rsidRDefault="00540FD3" w:rsidP="00E24125">
      <w:pPr>
        <w:tabs>
          <w:tab w:val="left" w:pos="2193"/>
        </w:tabs>
        <w:jc w:val="both"/>
        <w:rPr>
          <w:b/>
          <w:sz w:val="40"/>
          <w:u w:val="single"/>
        </w:rPr>
      </w:pPr>
    </w:p>
    <w:p w:rsidR="00540FD3" w:rsidRDefault="00540FD3" w:rsidP="00E24125">
      <w:pPr>
        <w:tabs>
          <w:tab w:val="left" w:pos="2193"/>
        </w:tabs>
        <w:jc w:val="both"/>
        <w:rPr>
          <w:b/>
          <w:sz w:val="40"/>
          <w:u w:val="single"/>
        </w:rPr>
      </w:pPr>
    </w:p>
    <w:p w:rsidR="00540FD3" w:rsidRDefault="00540FD3" w:rsidP="00E24125">
      <w:pPr>
        <w:tabs>
          <w:tab w:val="left" w:pos="2193"/>
        </w:tabs>
        <w:jc w:val="both"/>
        <w:rPr>
          <w:b/>
          <w:sz w:val="40"/>
          <w:u w:val="single"/>
        </w:rPr>
      </w:pPr>
    </w:p>
    <w:p w:rsidR="00540FD3" w:rsidRDefault="00540FD3" w:rsidP="00E24125">
      <w:pPr>
        <w:tabs>
          <w:tab w:val="left" w:pos="2193"/>
        </w:tabs>
        <w:jc w:val="both"/>
        <w:rPr>
          <w:b/>
          <w:sz w:val="40"/>
          <w:u w:val="single"/>
        </w:rPr>
      </w:pPr>
    </w:p>
    <w:p w:rsidR="00540FD3" w:rsidRDefault="00540FD3" w:rsidP="00E24125">
      <w:pPr>
        <w:tabs>
          <w:tab w:val="left" w:pos="2193"/>
        </w:tabs>
        <w:jc w:val="both"/>
        <w:rPr>
          <w:b/>
          <w:sz w:val="40"/>
          <w:u w:val="single"/>
        </w:rPr>
      </w:pPr>
    </w:p>
    <w:p w:rsidR="00540FD3" w:rsidRDefault="00540FD3" w:rsidP="00E24125">
      <w:pPr>
        <w:tabs>
          <w:tab w:val="left" w:pos="2193"/>
        </w:tabs>
        <w:jc w:val="both"/>
        <w:rPr>
          <w:b/>
          <w:sz w:val="40"/>
          <w:u w:val="single"/>
        </w:rPr>
      </w:pPr>
    </w:p>
    <w:p w:rsidR="002A741C" w:rsidRDefault="002A741C" w:rsidP="00E24125">
      <w:pPr>
        <w:tabs>
          <w:tab w:val="left" w:pos="2193"/>
        </w:tabs>
        <w:jc w:val="both"/>
        <w:rPr>
          <w:b/>
          <w:sz w:val="40"/>
          <w:u w:val="single"/>
        </w:rPr>
      </w:pPr>
    </w:p>
    <w:p w:rsidR="002A741C" w:rsidRDefault="002A741C" w:rsidP="00E24125">
      <w:pPr>
        <w:tabs>
          <w:tab w:val="left" w:pos="2193"/>
        </w:tabs>
        <w:jc w:val="both"/>
        <w:rPr>
          <w:b/>
          <w:sz w:val="40"/>
          <w:u w:val="single"/>
        </w:rPr>
      </w:pPr>
    </w:p>
    <w:p w:rsidR="002A741C" w:rsidRDefault="002A741C" w:rsidP="00E24125">
      <w:pPr>
        <w:tabs>
          <w:tab w:val="left" w:pos="2193"/>
        </w:tabs>
        <w:jc w:val="both"/>
        <w:rPr>
          <w:b/>
          <w:sz w:val="40"/>
          <w:u w:val="single"/>
        </w:rPr>
      </w:pPr>
    </w:p>
    <w:p w:rsidR="002A741C" w:rsidRDefault="002A741C" w:rsidP="00E24125">
      <w:pPr>
        <w:tabs>
          <w:tab w:val="left" w:pos="2193"/>
        </w:tabs>
        <w:jc w:val="both"/>
        <w:rPr>
          <w:b/>
          <w:sz w:val="40"/>
          <w:u w:val="single"/>
        </w:rPr>
      </w:pPr>
    </w:p>
    <w:p w:rsidR="002A741C" w:rsidRPr="00257C59" w:rsidRDefault="002A741C" w:rsidP="002A741C">
      <w:pPr>
        <w:widowControl w:val="0"/>
        <w:autoSpaceDE w:val="0"/>
        <w:autoSpaceDN w:val="0"/>
        <w:adjustRightInd w:val="0"/>
        <w:jc w:val="center"/>
        <w:rPr>
          <w:rFonts w:ascii="Times New Roman" w:hAnsi="Times New Roman"/>
          <w:color w:val="000000" w:themeColor="text1"/>
          <w:sz w:val="144"/>
          <w:szCs w:val="144"/>
        </w:rPr>
      </w:pPr>
      <w:r w:rsidRPr="00257C59">
        <w:rPr>
          <w:rFonts w:ascii="Times New Roman" w:hAnsi="Times New Roman"/>
          <w:color w:val="000000" w:themeColor="text1"/>
          <w:sz w:val="144"/>
          <w:szCs w:val="144"/>
        </w:rPr>
        <w:t>ACTIVITY CHART</w:t>
      </w:r>
    </w:p>
    <w:p w:rsidR="002A741C" w:rsidRDefault="002A741C" w:rsidP="00E24125">
      <w:pPr>
        <w:tabs>
          <w:tab w:val="left" w:pos="2193"/>
        </w:tabs>
        <w:jc w:val="both"/>
        <w:rPr>
          <w:b/>
          <w:sz w:val="40"/>
          <w:u w:val="single"/>
        </w:rPr>
      </w:pPr>
    </w:p>
    <w:p w:rsidR="002A741C" w:rsidRDefault="002A741C" w:rsidP="00E24125">
      <w:pPr>
        <w:tabs>
          <w:tab w:val="left" w:pos="2193"/>
        </w:tabs>
        <w:jc w:val="both"/>
        <w:rPr>
          <w:b/>
          <w:sz w:val="40"/>
          <w:u w:val="single"/>
        </w:rPr>
      </w:pPr>
    </w:p>
    <w:p w:rsidR="002A741C" w:rsidRDefault="002A741C" w:rsidP="00E24125">
      <w:pPr>
        <w:tabs>
          <w:tab w:val="left" w:pos="2193"/>
        </w:tabs>
        <w:jc w:val="both"/>
        <w:rPr>
          <w:b/>
          <w:sz w:val="40"/>
          <w:u w:val="single"/>
        </w:rPr>
      </w:pPr>
    </w:p>
    <w:p w:rsidR="002A741C" w:rsidRDefault="002A741C" w:rsidP="00E24125">
      <w:pPr>
        <w:tabs>
          <w:tab w:val="left" w:pos="2193"/>
        </w:tabs>
        <w:jc w:val="both"/>
        <w:rPr>
          <w:b/>
          <w:sz w:val="40"/>
          <w:u w:val="single"/>
        </w:rPr>
      </w:pPr>
    </w:p>
    <w:p w:rsidR="002A741C" w:rsidRDefault="002A741C" w:rsidP="00E24125">
      <w:pPr>
        <w:tabs>
          <w:tab w:val="left" w:pos="2193"/>
        </w:tabs>
        <w:jc w:val="both"/>
        <w:rPr>
          <w:b/>
          <w:sz w:val="40"/>
          <w:u w:val="single"/>
        </w:rPr>
      </w:pPr>
    </w:p>
    <w:p w:rsidR="002A741C" w:rsidRDefault="002A741C" w:rsidP="00E24125">
      <w:pPr>
        <w:tabs>
          <w:tab w:val="left" w:pos="2193"/>
        </w:tabs>
        <w:jc w:val="both"/>
        <w:rPr>
          <w:b/>
          <w:sz w:val="40"/>
          <w:u w:val="single"/>
        </w:rPr>
      </w:pPr>
    </w:p>
    <w:p w:rsidR="002A741C" w:rsidRDefault="002A741C" w:rsidP="00E24125">
      <w:pPr>
        <w:tabs>
          <w:tab w:val="left" w:pos="2193"/>
        </w:tabs>
        <w:jc w:val="both"/>
        <w:rPr>
          <w:b/>
          <w:sz w:val="40"/>
          <w:u w:val="single"/>
        </w:rPr>
      </w:pPr>
    </w:p>
    <w:p w:rsidR="00540FD3" w:rsidRPr="00ED28D3" w:rsidRDefault="00540FD3" w:rsidP="00540FD3">
      <w:pPr>
        <w:widowControl w:val="0"/>
        <w:autoSpaceDE w:val="0"/>
        <w:autoSpaceDN w:val="0"/>
        <w:adjustRightInd w:val="0"/>
        <w:ind w:firstLine="720"/>
        <w:jc w:val="center"/>
        <w:rPr>
          <w:rFonts w:ascii="Times New Roman" w:hAnsi="Times New Roman"/>
          <w:sz w:val="144"/>
          <w:szCs w:val="144"/>
        </w:rPr>
      </w:pPr>
      <w:r>
        <w:rPr>
          <w:rFonts w:ascii="Times New Roman" w:hAnsi="Times New Roman"/>
          <w:sz w:val="36"/>
          <w:szCs w:val="36"/>
          <w:u w:val="single"/>
        </w:rPr>
        <w:t>THAKUR COLLEGE OF SCIENCE AND COMMERCE</w:t>
      </w:r>
    </w:p>
    <w:p w:rsidR="00540FD3" w:rsidRDefault="00540FD3" w:rsidP="00540FD3">
      <w:pPr>
        <w:widowControl w:val="0"/>
        <w:autoSpaceDE w:val="0"/>
        <w:autoSpaceDN w:val="0"/>
        <w:adjustRightInd w:val="0"/>
        <w:jc w:val="center"/>
        <w:rPr>
          <w:rFonts w:ascii="Times New Roman" w:hAnsi="Times New Roman"/>
          <w:sz w:val="32"/>
          <w:szCs w:val="32"/>
        </w:rPr>
      </w:pPr>
      <w:r>
        <w:rPr>
          <w:rFonts w:ascii="Times New Roman" w:hAnsi="Times New Roman"/>
          <w:sz w:val="32"/>
          <w:szCs w:val="32"/>
        </w:rPr>
        <w:t>Department of Computer Science</w:t>
      </w:r>
    </w:p>
    <w:p w:rsidR="00540FD3" w:rsidRDefault="00F6557D" w:rsidP="00540FD3">
      <w:pPr>
        <w:widowControl w:val="0"/>
        <w:autoSpaceDE w:val="0"/>
        <w:autoSpaceDN w:val="0"/>
        <w:adjustRightInd w:val="0"/>
        <w:jc w:val="center"/>
        <w:rPr>
          <w:rFonts w:ascii="Times New Roman" w:hAnsi="Times New Roman"/>
          <w:sz w:val="28"/>
          <w:szCs w:val="28"/>
        </w:rPr>
      </w:pPr>
      <w:r>
        <w:rPr>
          <w:rFonts w:ascii="Times New Roman" w:hAnsi="Times New Roman"/>
          <w:sz w:val="28"/>
          <w:szCs w:val="28"/>
        </w:rPr>
        <w:t>2024</w:t>
      </w:r>
      <w:r w:rsidR="004B02D9">
        <w:rPr>
          <w:rFonts w:ascii="Times New Roman" w:hAnsi="Times New Roman"/>
          <w:sz w:val="28"/>
          <w:szCs w:val="28"/>
        </w:rPr>
        <w:t>-</w:t>
      </w:r>
      <w:r>
        <w:rPr>
          <w:rFonts w:ascii="Times New Roman" w:hAnsi="Times New Roman"/>
          <w:sz w:val="28"/>
          <w:szCs w:val="28"/>
        </w:rPr>
        <w:t>2025</w:t>
      </w:r>
    </w:p>
    <w:p w:rsidR="00540FD3" w:rsidRDefault="00540FD3" w:rsidP="00540FD3">
      <w:pPr>
        <w:widowControl w:val="0"/>
        <w:autoSpaceDE w:val="0"/>
        <w:autoSpaceDN w:val="0"/>
        <w:adjustRightInd w:val="0"/>
        <w:rPr>
          <w:rFonts w:ascii="Times New Roman" w:hAnsi="Times New Roman"/>
          <w:sz w:val="28"/>
          <w:szCs w:val="28"/>
        </w:rPr>
      </w:pPr>
      <w:r>
        <w:rPr>
          <w:rFonts w:ascii="Times New Roman" w:hAnsi="Times New Roman"/>
          <w:b/>
          <w:bCs/>
          <w:sz w:val="28"/>
          <w:szCs w:val="28"/>
        </w:rPr>
        <w:t>Student's Name:</w:t>
      </w:r>
      <w:r w:rsidR="00F6557D">
        <w:rPr>
          <w:rFonts w:ascii="Times New Roman" w:hAnsi="Times New Roman"/>
          <w:b/>
          <w:bCs/>
          <w:sz w:val="28"/>
          <w:szCs w:val="28"/>
        </w:rPr>
        <w:t xml:space="preserve"> </w:t>
      </w:r>
      <w:r w:rsidR="00E03813">
        <w:rPr>
          <w:rFonts w:ascii="Times New Roman" w:hAnsi="Times New Roman"/>
          <w:b/>
          <w:bCs/>
          <w:sz w:val="28"/>
          <w:szCs w:val="28"/>
        </w:rPr>
        <w:t xml:space="preserve">Gupta Vivek Vinod </w:t>
      </w:r>
    </w:p>
    <w:p w:rsidR="00540FD3" w:rsidRDefault="00540FD3" w:rsidP="00540FD3">
      <w:pPr>
        <w:widowControl w:val="0"/>
        <w:autoSpaceDE w:val="0"/>
        <w:autoSpaceDN w:val="0"/>
        <w:adjustRightInd w:val="0"/>
        <w:rPr>
          <w:rFonts w:ascii="Times New Roman" w:hAnsi="Times New Roman"/>
          <w:sz w:val="28"/>
          <w:szCs w:val="28"/>
        </w:rPr>
      </w:pPr>
      <w:r>
        <w:rPr>
          <w:rFonts w:ascii="Times New Roman" w:hAnsi="Times New Roman"/>
          <w:b/>
          <w:bCs/>
          <w:sz w:val="28"/>
          <w:szCs w:val="28"/>
        </w:rPr>
        <w:t>Pr</w:t>
      </w:r>
      <w:r w:rsidR="004B02D9">
        <w:rPr>
          <w:rFonts w:ascii="Times New Roman" w:hAnsi="Times New Roman"/>
          <w:b/>
          <w:bCs/>
          <w:sz w:val="28"/>
          <w:szCs w:val="28"/>
        </w:rPr>
        <w:t xml:space="preserve">oject Name: </w:t>
      </w:r>
      <w:r w:rsidR="00E03813">
        <w:rPr>
          <w:rFonts w:ascii="Times New Roman" w:hAnsi="Times New Roman"/>
          <w:b/>
          <w:bCs/>
          <w:sz w:val="28"/>
          <w:szCs w:val="28"/>
        </w:rPr>
        <w:t>Poll-Karo a Polling WebApp</w:t>
      </w:r>
    </w:p>
    <w:p w:rsidR="00540FD3" w:rsidRPr="00A253B0" w:rsidRDefault="00F6557D" w:rsidP="00540FD3">
      <w:pPr>
        <w:widowControl w:val="0"/>
        <w:autoSpaceDE w:val="0"/>
        <w:autoSpaceDN w:val="0"/>
        <w:adjustRightInd w:val="0"/>
        <w:rPr>
          <w:rFonts w:ascii="Times New Roman" w:hAnsi="Times New Roman"/>
          <w:b/>
          <w:bCs/>
          <w:sz w:val="28"/>
          <w:szCs w:val="28"/>
          <w:u w:val="single"/>
        </w:rPr>
      </w:pPr>
      <w:r>
        <w:rPr>
          <w:rFonts w:ascii="Times New Roman" w:hAnsi="Times New Roman"/>
          <w:b/>
          <w:bCs/>
          <w:sz w:val="28"/>
          <w:szCs w:val="28"/>
        </w:rPr>
        <w:t>College Name</w:t>
      </w:r>
      <w:r w:rsidR="00540FD3">
        <w:rPr>
          <w:rFonts w:ascii="Times New Roman" w:hAnsi="Times New Roman"/>
          <w:b/>
          <w:bCs/>
          <w:sz w:val="28"/>
          <w:szCs w:val="28"/>
        </w:rPr>
        <w:t xml:space="preserve">: </w:t>
      </w:r>
      <w:r w:rsidR="00540FD3">
        <w:rPr>
          <w:rFonts w:ascii="Times New Roman" w:hAnsi="Times New Roman"/>
          <w:b/>
          <w:bCs/>
          <w:sz w:val="28"/>
          <w:szCs w:val="28"/>
          <w:u w:val="single"/>
        </w:rPr>
        <w:t>Thakur College of Science and Commerce.</w:t>
      </w:r>
    </w:p>
    <w:tbl>
      <w:tblPr>
        <w:tblW w:w="0" w:type="auto"/>
        <w:tblInd w:w="486" w:type="dxa"/>
        <w:tblLayout w:type="fixed"/>
        <w:tblLook w:val="0000" w:firstRow="0" w:lastRow="0" w:firstColumn="0" w:lastColumn="0" w:noHBand="0" w:noVBand="0"/>
      </w:tblPr>
      <w:tblGrid>
        <w:gridCol w:w="2215"/>
        <w:gridCol w:w="2449"/>
        <w:gridCol w:w="2449"/>
        <w:gridCol w:w="2085"/>
      </w:tblGrid>
      <w:tr w:rsidR="00540FD3" w:rsidTr="00B25F0F">
        <w:trPr>
          <w:trHeight w:val="1093"/>
        </w:trPr>
        <w:tc>
          <w:tcPr>
            <w:tcW w:w="2215" w:type="dxa"/>
            <w:tcBorders>
              <w:top w:val="single" w:sz="2" w:space="0" w:color="000000"/>
              <w:left w:val="single" w:sz="2" w:space="0" w:color="000000"/>
              <w:bottom w:val="single" w:sz="2" w:space="0" w:color="000000"/>
              <w:right w:val="single" w:sz="2" w:space="0" w:color="000000"/>
            </w:tcBorders>
            <w:shd w:val="clear" w:color="000000" w:fill="FFFFFF"/>
          </w:tcPr>
          <w:p w:rsidR="00540FD3" w:rsidRPr="001A3085" w:rsidRDefault="00540FD3" w:rsidP="00B25F0F">
            <w:pPr>
              <w:widowControl w:val="0"/>
              <w:autoSpaceDE w:val="0"/>
              <w:autoSpaceDN w:val="0"/>
              <w:adjustRightInd w:val="0"/>
              <w:rPr>
                <w:rFonts w:ascii="Calibri" w:hAnsi="Calibri" w:cs="Calibri"/>
                <w:b/>
              </w:rPr>
            </w:pPr>
            <w:r w:rsidRPr="001A3085">
              <w:rPr>
                <w:rFonts w:ascii="Times New Roman" w:hAnsi="Times New Roman"/>
                <w:b/>
                <w:sz w:val="28"/>
                <w:szCs w:val="28"/>
              </w:rPr>
              <w:t>PHASES</w:t>
            </w:r>
          </w:p>
        </w:tc>
        <w:tc>
          <w:tcPr>
            <w:tcW w:w="2449" w:type="dxa"/>
            <w:tcBorders>
              <w:top w:val="single" w:sz="2" w:space="0" w:color="000000"/>
              <w:left w:val="single" w:sz="2" w:space="0" w:color="000000"/>
              <w:bottom w:val="single" w:sz="2" w:space="0" w:color="000000"/>
              <w:right w:val="single" w:sz="2" w:space="0" w:color="000000"/>
            </w:tcBorders>
            <w:shd w:val="clear" w:color="000000" w:fill="FFFFFF"/>
          </w:tcPr>
          <w:p w:rsidR="00540FD3" w:rsidRPr="001A3085" w:rsidRDefault="00540FD3" w:rsidP="00B25F0F">
            <w:pPr>
              <w:widowControl w:val="0"/>
              <w:autoSpaceDE w:val="0"/>
              <w:autoSpaceDN w:val="0"/>
              <w:adjustRightInd w:val="0"/>
              <w:rPr>
                <w:rFonts w:ascii="Calibri" w:hAnsi="Calibri" w:cs="Calibri"/>
                <w:b/>
              </w:rPr>
            </w:pPr>
            <w:r w:rsidRPr="001A3085">
              <w:rPr>
                <w:rFonts w:ascii="Times New Roman" w:hAnsi="Times New Roman"/>
                <w:b/>
                <w:sz w:val="28"/>
                <w:szCs w:val="28"/>
              </w:rPr>
              <w:t>EXPECTED DATE OF COMPLETION</w:t>
            </w:r>
          </w:p>
        </w:tc>
        <w:tc>
          <w:tcPr>
            <w:tcW w:w="2449" w:type="dxa"/>
            <w:tcBorders>
              <w:top w:val="single" w:sz="2" w:space="0" w:color="000000"/>
              <w:left w:val="single" w:sz="2" w:space="0" w:color="000000"/>
              <w:bottom w:val="single" w:sz="2" w:space="0" w:color="000000"/>
              <w:right w:val="single" w:sz="2" w:space="0" w:color="000000"/>
            </w:tcBorders>
            <w:shd w:val="clear" w:color="000000" w:fill="FFFFFF"/>
          </w:tcPr>
          <w:p w:rsidR="00540FD3" w:rsidRDefault="00540FD3" w:rsidP="00B25F0F">
            <w:pPr>
              <w:widowControl w:val="0"/>
              <w:autoSpaceDE w:val="0"/>
              <w:autoSpaceDN w:val="0"/>
              <w:adjustRightInd w:val="0"/>
              <w:rPr>
                <w:rFonts w:ascii="Calibri" w:hAnsi="Calibri" w:cs="Calibri"/>
              </w:rPr>
            </w:pPr>
            <w:r w:rsidRPr="001A3085">
              <w:rPr>
                <w:rFonts w:ascii="Times New Roman" w:hAnsi="Times New Roman"/>
                <w:b/>
                <w:sz w:val="28"/>
                <w:szCs w:val="28"/>
              </w:rPr>
              <w:t>ACTUALTIMING OF COMPLETION</w:t>
            </w:r>
          </w:p>
        </w:tc>
        <w:tc>
          <w:tcPr>
            <w:tcW w:w="2085" w:type="dxa"/>
            <w:tcBorders>
              <w:top w:val="single" w:sz="2" w:space="0" w:color="000000"/>
              <w:left w:val="single" w:sz="2" w:space="0" w:color="000000"/>
              <w:bottom w:val="single" w:sz="2" w:space="0" w:color="000000"/>
              <w:right w:val="single" w:sz="2" w:space="0" w:color="000000"/>
            </w:tcBorders>
            <w:shd w:val="clear" w:color="000000" w:fill="FFFFFF"/>
          </w:tcPr>
          <w:p w:rsidR="00540FD3" w:rsidRPr="001A3085" w:rsidRDefault="00540FD3" w:rsidP="00B25F0F">
            <w:pPr>
              <w:widowControl w:val="0"/>
              <w:autoSpaceDE w:val="0"/>
              <w:autoSpaceDN w:val="0"/>
              <w:adjustRightInd w:val="0"/>
              <w:rPr>
                <w:rFonts w:ascii="Calibri" w:hAnsi="Calibri" w:cs="Calibri"/>
                <w:b/>
              </w:rPr>
            </w:pPr>
            <w:r w:rsidRPr="001A3085">
              <w:rPr>
                <w:rFonts w:ascii="Times New Roman" w:hAnsi="Times New Roman"/>
                <w:b/>
                <w:sz w:val="28"/>
                <w:szCs w:val="28"/>
              </w:rPr>
              <w:t>SIGNATURE</w:t>
            </w:r>
          </w:p>
        </w:tc>
      </w:tr>
      <w:tr w:rsidR="00540FD3" w:rsidTr="00B25F0F">
        <w:trPr>
          <w:trHeight w:val="1174"/>
        </w:trPr>
        <w:tc>
          <w:tcPr>
            <w:tcW w:w="2215" w:type="dxa"/>
            <w:tcBorders>
              <w:top w:val="single" w:sz="2" w:space="0" w:color="000000"/>
              <w:left w:val="single" w:sz="2" w:space="0" w:color="000000"/>
              <w:bottom w:val="single" w:sz="2" w:space="0" w:color="000000"/>
              <w:right w:val="single" w:sz="2" w:space="0" w:color="000000"/>
            </w:tcBorders>
            <w:shd w:val="clear" w:color="000000" w:fill="FFFFFF"/>
          </w:tcPr>
          <w:p w:rsidR="00540FD3" w:rsidRDefault="00540FD3" w:rsidP="00B25F0F">
            <w:pPr>
              <w:widowControl w:val="0"/>
              <w:autoSpaceDE w:val="0"/>
              <w:autoSpaceDN w:val="0"/>
              <w:adjustRightInd w:val="0"/>
              <w:rPr>
                <w:rFonts w:ascii="Calibri" w:hAnsi="Calibri" w:cs="Calibri"/>
              </w:rPr>
            </w:pPr>
            <w:r>
              <w:rPr>
                <w:rFonts w:ascii="Times New Roman" w:hAnsi="Times New Roman"/>
                <w:sz w:val="28"/>
                <w:szCs w:val="28"/>
              </w:rPr>
              <w:t>Preliminary Investigation</w:t>
            </w:r>
          </w:p>
        </w:tc>
        <w:tc>
          <w:tcPr>
            <w:tcW w:w="2449" w:type="dxa"/>
            <w:tcBorders>
              <w:top w:val="single" w:sz="2" w:space="0" w:color="000000"/>
              <w:left w:val="single" w:sz="2" w:space="0" w:color="000000"/>
              <w:bottom w:val="single" w:sz="2" w:space="0" w:color="000000"/>
              <w:right w:val="single" w:sz="2" w:space="0" w:color="000000"/>
            </w:tcBorders>
            <w:shd w:val="clear" w:color="000000" w:fill="FFFFFF"/>
          </w:tcPr>
          <w:p w:rsidR="00540FD3" w:rsidRDefault="00540FD3" w:rsidP="00B25F0F">
            <w:pPr>
              <w:widowControl w:val="0"/>
              <w:autoSpaceDE w:val="0"/>
              <w:autoSpaceDN w:val="0"/>
              <w:adjustRightInd w:val="0"/>
              <w:rPr>
                <w:rFonts w:ascii="Calibri" w:hAnsi="Calibri" w:cs="Calibri"/>
              </w:rPr>
            </w:pPr>
          </w:p>
          <w:p w:rsidR="00540FD3" w:rsidRDefault="00540FD3" w:rsidP="00B25F0F">
            <w:pPr>
              <w:widowControl w:val="0"/>
              <w:autoSpaceDE w:val="0"/>
              <w:autoSpaceDN w:val="0"/>
              <w:adjustRightInd w:val="0"/>
              <w:rPr>
                <w:rFonts w:ascii="Calibri" w:hAnsi="Calibri" w:cs="Calibri"/>
              </w:rPr>
            </w:pPr>
          </w:p>
        </w:tc>
        <w:tc>
          <w:tcPr>
            <w:tcW w:w="2449" w:type="dxa"/>
            <w:tcBorders>
              <w:top w:val="single" w:sz="2" w:space="0" w:color="000000"/>
              <w:left w:val="single" w:sz="2" w:space="0" w:color="000000"/>
              <w:bottom w:val="single" w:sz="2" w:space="0" w:color="000000"/>
              <w:right w:val="single" w:sz="2" w:space="0" w:color="000000"/>
            </w:tcBorders>
            <w:shd w:val="clear" w:color="000000" w:fill="FFFFFF"/>
          </w:tcPr>
          <w:p w:rsidR="00540FD3" w:rsidRDefault="00540FD3" w:rsidP="00B25F0F">
            <w:pPr>
              <w:widowControl w:val="0"/>
              <w:autoSpaceDE w:val="0"/>
              <w:autoSpaceDN w:val="0"/>
              <w:adjustRightInd w:val="0"/>
              <w:rPr>
                <w:rFonts w:ascii="Calibri" w:hAnsi="Calibri" w:cs="Calibri"/>
              </w:rPr>
            </w:pPr>
          </w:p>
          <w:p w:rsidR="00540FD3" w:rsidRDefault="00540FD3" w:rsidP="00B25F0F">
            <w:pPr>
              <w:widowControl w:val="0"/>
              <w:autoSpaceDE w:val="0"/>
              <w:autoSpaceDN w:val="0"/>
              <w:adjustRightInd w:val="0"/>
              <w:rPr>
                <w:rFonts w:ascii="Calibri" w:hAnsi="Calibri" w:cs="Calibri"/>
              </w:rPr>
            </w:pPr>
          </w:p>
        </w:tc>
        <w:tc>
          <w:tcPr>
            <w:tcW w:w="2085" w:type="dxa"/>
            <w:tcBorders>
              <w:top w:val="single" w:sz="2" w:space="0" w:color="000000"/>
              <w:left w:val="single" w:sz="2" w:space="0" w:color="000000"/>
              <w:bottom w:val="single" w:sz="2" w:space="0" w:color="000000"/>
              <w:right w:val="single" w:sz="2" w:space="0" w:color="000000"/>
            </w:tcBorders>
            <w:shd w:val="clear" w:color="000000" w:fill="FFFFFF"/>
          </w:tcPr>
          <w:p w:rsidR="00540FD3" w:rsidRDefault="00540FD3" w:rsidP="00B25F0F">
            <w:pPr>
              <w:widowControl w:val="0"/>
              <w:autoSpaceDE w:val="0"/>
              <w:autoSpaceDN w:val="0"/>
              <w:adjustRightInd w:val="0"/>
              <w:rPr>
                <w:rFonts w:ascii="Calibri" w:hAnsi="Calibri" w:cs="Calibri"/>
              </w:rPr>
            </w:pPr>
          </w:p>
        </w:tc>
      </w:tr>
      <w:tr w:rsidR="00540FD3" w:rsidTr="00B25F0F">
        <w:trPr>
          <w:trHeight w:val="625"/>
        </w:trPr>
        <w:tc>
          <w:tcPr>
            <w:tcW w:w="2215" w:type="dxa"/>
            <w:tcBorders>
              <w:top w:val="single" w:sz="2" w:space="0" w:color="000000"/>
              <w:left w:val="single" w:sz="2" w:space="0" w:color="000000"/>
              <w:bottom w:val="single" w:sz="2" w:space="0" w:color="000000"/>
              <w:right w:val="single" w:sz="2" w:space="0" w:color="000000"/>
            </w:tcBorders>
            <w:shd w:val="clear" w:color="000000" w:fill="FFFFFF"/>
          </w:tcPr>
          <w:p w:rsidR="00540FD3" w:rsidRDefault="00540FD3" w:rsidP="00B25F0F">
            <w:pPr>
              <w:widowControl w:val="0"/>
              <w:autoSpaceDE w:val="0"/>
              <w:autoSpaceDN w:val="0"/>
              <w:adjustRightInd w:val="0"/>
              <w:spacing w:after="0" w:line="240" w:lineRule="auto"/>
              <w:rPr>
                <w:rFonts w:ascii="Calibri" w:hAnsi="Calibri" w:cs="Calibri"/>
              </w:rPr>
            </w:pPr>
            <w:r>
              <w:rPr>
                <w:rFonts w:ascii="Times New Roman" w:hAnsi="Times New Roman"/>
                <w:sz w:val="28"/>
                <w:szCs w:val="28"/>
              </w:rPr>
              <w:t>System Analysis</w:t>
            </w:r>
          </w:p>
        </w:tc>
        <w:tc>
          <w:tcPr>
            <w:tcW w:w="2449" w:type="dxa"/>
            <w:tcBorders>
              <w:top w:val="single" w:sz="2" w:space="0" w:color="000000"/>
              <w:left w:val="single" w:sz="2" w:space="0" w:color="000000"/>
              <w:bottom w:val="single" w:sz="2" w:space="0" w:color="000000"/>
              <w:right w:val="single" w:sz="2" w:space="0" w:color="000000"/>
            </w:tcBorders>
            <w:shd w:val="clear" w:color="000000" w:fill="FFFFFF"/>
          </w:tcPr>
          <w:p w:rsidR="00540FD3" w:rsidRDefault="00540FD3" w:rsidP="00B25F0F">
            <w:pPr>
              <w:widowControl w:val="0"/>
              <w:autoSpaceDE w:val="0"/>
              <w:autoSpaceDN w:val="0"/>
              <w:adjustRightInd w:val="0"/>
              <w:rPr>
                <w:rFonts w:ascii="Calibri" w:hAnsi="Calibri" w:cs="Calibri"/>
              </w:rPr>
            </w:pPr>
          </w:p>
        </w:tc>
        <w:tc>
          <w:tcPr>
            <w:tcW w:w="2449" w:type="dxa"/>
            <w:tcBorders>
              <w:top w:val="single" w:sz="2" w:space="0" w:color="000000"/>
              <w:left w:val="single" w:sz="2" w:space="0" w:color="000000"/>
              <w:bottom w:val="single" w:sz="2" w:space="0" w:color="000000"/>
              <w:right w:val="single" w:sz="2" w:space="0" w:color="000000"/>
            </w:tcBorders>
            <w:shd w:val="clear" w:color="000000" w:fill="FFFFFF"/>
          </w:tcPr>
          <w:p w:rsidR="00540FD3" w:rsidRDefault="00540FD3" w:rsidP="00B25F0F">
            <w:pPr>
              <w:widowControl w:val="0"/>
              <w:autoSpaceDE w:val="0"/>
              <w:autoSpaceDN w:val="0"/>
              <w:adjustRightInd w:val="0"/>
              <w:rPr>
                <w:rFonts w:ascii="Calibri" w:hAnsi="Calibri" w:cs="Calibri"/>
              </w:rPr>
            </w:pPr>
          </w:p>
        </w:tc>
        <w:tc>
          <w:tcPr>
            <w:tcW w:w="2085" w:type="dxa"/>
            <w:tcBorders>
              <w:top w:val="single" w:sz="2" w:space="0" w:color="000000"/>
              <w:left w:val="single" w:sz="2" w:space="0" w:color="000000"/>
              <w:bottom w:val="single" w:sz="2" w:space="0" w:color="000000"/>
              <w:right w:val="single" w:sz="2" w:space="0" w:color="000000"/>
            </w:tcBorders>
            <w:shd w:val="clear" w:color="000000" w:fill="FFFFFF"/>
          </w:tcPr>
          <w:p w:rsidR="00540FD3" w:rsidRDefault="00540FD3" w:rsidP="00B25F0F">
            <w:pPr>
              <w:widowControl w:val="0"/>
              <w:autoSpaceDE w:val="0"/>
              <w:autoSpaceDN w:val="0"/>
              <w:adjustRightInd w:val="0"/>
              <w:rPr>
                <w:rFonts w:ascii="Calibri" w:hAnsi="Calibri" w:cs="Calibri"/>
              </w:rPr>
            </w:pPr>
          </w:p>
        </w:tc>
      </w:tr>
      <w:tr w:rsidR="00540FD3" w:rsidTr="00B25F0F">
        <w:trPr>
          <w:trHeight w:val="971"/>
        </w:trPr>
        <w:tc>
          <w:tcPr>
            <w:tcW w:w="2215" w:type="dxa"/>
            <w:tcBorders>
              <w:top w:val="single" w:sz="2" w:space="0" w:color="000000"/>
              <w:left w:val="single" w:sz="2" w:space="0" w:color="000000"/>
              <w:bottom w:val="single" w:sz="2" w:space="0" w:color="000000"/>
              <w:right w:val="single" w:sz="2" w:space="0" w:color="000000"/>
            </w:tcBorders>
            <w:shd w:val="clear" w:color="000000" w:fill="FFFFFF"/>
          </w:tcPr>
          <w:p w:rsidR="00540FD3" w:rsidRDefault="00540FD3" w:rsidP="00B25F0F">
            <w:pPr>
              <w:widowControl w:val="0"/>
              <w:autoSpaceDE w:val="0"/>
              <w:autoSpaceDN w:val="0"/>
              <w:adjustRightInd w:val="0"/>
              <w:rPr>
                <w:rFonts w:ascii="Calibri" w:hAnsi="Calibri" w:cs="Calibri"/>
              </w:rPr>
            </w:pPr>
            <w:r>
              <w:rPr>
                <w:rFonts w:ascii="Times New Roman" w:hAnsi="Times New Roman"/>
                <w:sz w:val="28"/>
                <w:szCs w:val="28"/>
              </w:rPr>
              <w:t>System Designing</w:t>
            </w:r>
          </w:p>
        </w:tc>
        <w:tc>
          <w:tcPr>
            <w:tcW w:w="2449" w:type="dxa"/>
            <w:tcBorders>
              <w:top w:val="single" w:sz="2" w:space="0" w:color="000000"/>
              <w:left w:val="single" w:sz="2" w:space="0" w:color="000000"/>
              <w:bottom w:val="single" w:sz="2" w:space="0" w:color="000000"/>
              <w:right w:val="single" w:sz="2" w:space="0" w:color="000000"/>
            </w:tcBorders>
            <w:shd w:val="clear" w:color="000000" w:fill="FFFFFF"/>
          </w:tcPr>
          <w:p w:rsidR="00540FD3" w:rsidRDefault="00540FD3" w:rsidP="00B25F0F">
            <w:pPr>
              <w:widowControl w:val="0"/>
              <w:autoSpaceDE w:val="0"/>
              <w:autoSpaceDN w:val="0"/>
              <w:adjustRightInd w:val="0"/>
              <w:rPr>
                <w:rFonts w:ascii="Calibri" w:hAnsi="Calibri" w:cs="Calibri"/>
              </w:rPr>
            </w:pPr>
          </w:p>
        </w:tc>
        <w:tc>
          <w:tcPr>
            <w:tcW w:w="2449" w:type="dxa"/>
            <w:tcBorders>
              <w:top w:val="single" w:sz="2" w:space="0" w:color="000000"/>
              <w:left w:val="single" w:sz="2" w:space="0" w:color="000000"/>
              <w:bottom w:val="single" w:sz="2" w:space="0" w:color="000000"/>
              <w:right w:val="single" w:sz="2" w:space="0" w:color="000000"/>
            </w:tcBorders>
            <w:shd w:val="clear" w:color="000000" w:fill="FFFFFF"/>
          </w:tcPr>
          <w:p w:rsidR="00540FD3" w:rsidRDefault="00540FD3" w:rsidP="00B25F0F">
            <w:pPr>
              <w:widowControl w:val="0"/>
              <w:autoSpaceDE w:val="0"/>
              <w:autoSpaceDN w:val="0"/>
              <w:adjustRightInd w:val="0"/>
              <w:rPr>
                <w:rFonts w:ascii="Calibri" w:hAnsi="Calibri" w:cs="Calibri"/>
              </w:rPr>
            </w:pPr>
          </w:p>
        </w:tc>
        <w:tc>
          <w:tcPr>
            <w:tcW w:w="2085" w:type="dxa"/>
            <w:tcBorders>
              <w:top w:val="single" w:sz="2" w:space="0" w:color="000000"/>
              <w:left w:val="single" w:sz="2" w:space="0" w:color="000000"/>
              <w:bottom w:val="single" w:sz="2" w:space="0" w:color="000000"/>
              <w:right w:val="single" w:sz="2" w:space="0" w:color="000000"/>
            </w:tcBorders>
            <w:shd w:val="clear" w:color="000000" w:fill="FFFFFF"/>
          </w:tcPr>
          <w:p w:rsidR="00540FD3" w:rsidRDefault="00540FD3" w:rsidP="00B25F0F">
            <w:pPr>
              <w:widowControl w:val="0"/>
              <w:autoSpaceDE w:val="0"/>
              <w:autoSpaceDN w:val="0"/>
              <w:adjustRightInd w:val="0"/>
              <w:rPr>
                <w:rFonts w:ascii="Calibri" w:hAnsi="Calibri" w:cs="Calibri"/>
              </w:rPr>
            </w:pPr>
          </w:p>
        </w:tc>
      </w:tr>
      <w:tr w:rsidR="00540FD3" w:rsidTr="00B25F0F">
        <w:trPr>
          <w:trHeight w:val="908"/>
        </w:trPr>
        <w:tc>
          <w:tcPr>
            <w:tcW w:w="2215" w:type="dxa"/>
            <w:tcBorders>
              <w:top w:val="single" w:sz="2" w:space="0" w:color="000000"/>
              <w:left w:val="single" w:sz="2" w:space="0" w:color="000000"/>
              <w:bottom w:val="single" w:sz="2" w:space="0" w:color="000000"/>
              <w:right w:val="single" w:sz="2" w:space="0" w:color="000000"/>
            </w:tcBorders>
            <w:shd w:val="clear" w:color="000000" w:fill="FFFFFF"/>
          </w:tcPr>
          <w:p w:rsidR="00540FD3" w:rsidRDefault="00540FD3" w:rsidP="00B25F0F">
            <w:pPr>
              <w:widowControl w:val="0"/>
              <w:autoSpaceDE w:val="0"/>
              <w:autoSpaceDN w:val="0"/>
              <w:adjustRightInd w:val="0"/>
              <w:spacing w:after="0" w:line="240" w:lineRule="auto"/>
              <w:rPr>
                <w:rFonts w:ascii="Calibri" w:hAnsi="Calibri" w:cs="Calibri"/>
              </w:rPr>
            </w:pPr>
            <w:r>
              <w:rPr>
                <w:rFonts w:ascii="Times New Roman" w:hAnsi="Times New Roman"/>
                <w:sz w:val="28"/>
                <w:szCs w:val="28"/>
              </w:rPr>
              <w:t>System Coding</w:t>
            </w:r>
          </w:p>
        </w:tc>
        <w:tc>
          <w:tcPr>
            <w:tcW w:w="2449" w:type="dxa"/>
            <w:tcBorders>
              <w:top w:val="single" w:sz="2" w:space="0" w:color="000000"/>
              <w:left w:val="single" w:sz="2" w:space="0" w:color="000000"/>
              <w:bottom w:val="single" w:sz="2" w:space="0" w:color="000000"/>
              <w:right w:val="single" w:sz="2" w:space="0" w:color="000000"/>
            </w:tcBorders>
            <w:shd w:val="clear" w:color="000000" w:fill="FFFFFF"/>
          </w:tcPr>
          <w:p w:rsidR="00540FD3" w:rsidRDefault="00540FD3" w:rsidP="00B25F0F">
            <w:pPr>
              <w:widowControl w:val="0"/>
              <w:autoSpaceDE w:val="0"/>
              <w:autoSpaceDN w:val="0"/>
              <w:adjustRightInd w:val="0"/>
              <w:rPr>
                <w:rFonts w:ascii="Calibri" w:hAnsi="Calibri" w:cs="Calibri"/>
              </w:rPr>
            </w:pPr>
          </w:p>
        </w:tc>
        <w:tc>
          <w:tcPr>
            <w:tcW w:w="2449" w:type="dxa"/>
            <w:tcBorders>
              <w:top w:val="single" w:sz="2" w:space="0" w:color="000000"/>
              <w:left w:val="single" w:sz="2" w:space="0" w:color="000000"/>
              <w:bottom w:val="single" w:sz="2" w:space="0" w:color="000000"/>
              <w:right w:val="single" w:sz="2" w:space="0" w:color="000000"/>
            </w:tcBorders>
            <w:shd w:val="clear" w:color="000000" w:fill="FFFFFF"/>
          </w:tcPr>
          <w:p w:rsidR="00540FD3" w:rsidRDefault="00540FD3" w:rsidP="00B25F0F">
            <w:pPr>
              <w:widowControl w:val="0"/>
              <w:autoSpaceDE w:val="0"/>
              <w:autoSpaceDN w:val="0"/>
              <w:adjustRightInd w:val="0"/>
              <w:rPr>
                <w:rFonts w:ascii="Calibri" w:hAnsi="Calibri" w:cs="Calibri"/>
              </w:rPr>
            </w:pPr>
          </w:p>
        </w:tc>
        <w:tc>
          <w:tcPr>
            <w:tcW w:w="2085" w:type="dxa"/>
            <w:tcBorders>
              <w:top w:val="single" w:sz="2" w:space="0" w:color="000000"/>
              <w:left w:val="single" w:sz="2" w:space="0" w:color="000000"/>
              <w:bottom w:val="single" w:sz="2" w:space="0" w:color="000000"/>
              <w:right w:val="single" w:sz="2" w:space="0" w:color="000000"/>
            </w:tcBorders>
            <w:shd w:val="clear" w:color="000000" w:fill="FFFFFF"/>
          </w:tcPr>
          <w:p w:rsidR="00540FD3" w:rsidRDefault="00540FD3" w:rsidP="00B25F0F">
            <w:pPr>
              <w:widowControl w:val="0"/>
              <w:autoSpaceDE w:val="0"/>
              <w:autoSpaceDN w:val="0"/>
              <w:adjustRightInd w:val="0"/>
              <w:rPr>
                <w:rFonts w:ascii="Calibri" w:hAnsi="Calibri" w:cs="Calibri"/>
              </w:rPr>
            </w:pPr>
          </w:p>
        </w:tc>
      </w:tr>
      <w:tr w:rsidR="00540FD3" w:rsidTr="00B25F0F">
        <w:trPr>
          <w:trHeight w:val="661"/>
        </w:trPr>
        <w:tc>
          <w:tcPr>
            <w:tcW w:w="2215" w:type="dxa"/>
            <w:tcBorders>
              <w:top w:val="single" w:sz="2" w:space="0" w:color="000000"/>
              <w:left w:val="single" w:sz="2" w:space="0" w:color="000000"/>
              <w:bottom w:val="single" w:sz="2" w:space="0" w:color="000000"/>
              <w:right w:val="single" w:sz="2" w:space="0" w:color="000000"/>
            </w:tcBorders>
            <w:shd w:val="clear" w:color="000000" w:fill="FFFFFF"/>
          </w:tcPr>
          <w:p w:rsidR="00540FD3" w:rsidRPr="00A253B0" w:rsidRDefault="00540FD3" w:rsidP="00B25F0F">
            <w:pPr>
              <w:widowControl w:val="0"/>
              <w:autoSpaceDE w:val="0"/>
              <w:autoSpaceDN w:val="0"/>
              <w:adjustRightInd w:val="0"/>
              <w:rPr>
                <w:rFonts w:ascii="Times New Roman" w:hAnsi="Times New Roman"/>
                <w:sz w:val="28"/>
                <w:szCs w:val="28"/>
              </w:rPr>
            </w:pPr>
            <w:r>
              <w:rPr>
                <w:rFonts w:ascii="Times New Roman" w:hAnsi="Times New Roman"/>
                <w:sz w:val="28"/>
                <w:szCs w:val="28"/>
              </w:rPr>
              <w:t>System Implementation</w:t>
            </w:r>
          </w:p>
        </w:tc>
        <w:tc>
          <w:tcPr>
            <w:tcW w:w="2449" w:type="dxa"/>
            <w:tcBorders>
              <w:top w:val="single" w:sz="2" w:space="0" w:color="000000"/>
              <w:left w:val="single" w:sz="2" w:space="0" w:color="000000"/>
              <w:bottom w:val="single" w:sz="2" w:space="0" w:color="000000"/>
              <w:right w:val="single" w:sz="2" w:space="0" w:color="000000"/>
            </w:tcBorders>
            <w:shd w:val="clear" w:color="000000" w:fill="FFFFFF"/>
          </w:tcPr>
          <w:p w:rsidR="00540FD3" w:rsidRDefault="00540FD3" w:rsidP="00B25F0F">
            <w:pPr>
              <w:widowControl w:val="0"/>
              <w:autoSpaceDE w:val="0"/>
              <w:autoSpaceDN w:val="0"/>
              <w:adjustRightInd w:val="0"/>
              <w:rPr>
                <w:rFonts w:ascii="Calibri" w:hAnsi="Calibri" w:cs="Calibri"/>
              </w:rPr>
            </w:pPr>
          </w:p>
        </w:tc>
        <w:tc>
          <w:tcPr>
            <w:tcW w:w="2449" w:type="dxa"/>
            <w:tcBorders>
              <w:top w:val="single" w:sz="2" w:space="0" w:color="000000"/>
              <w:left w:val="single" w:sz="2" w:space="0" w:color="000000"/>
              <w:bottom w:val="single" w:sz="2" w:space="0" w:color="000000"/>
              <w:right w:val="single" w:sz="2" w:space="0" w:color="000000"/>
            </w:tcBorders>
            <w:shd w:val="clear" w:color="000000" w:fill="FFFFFF"/>
          </w:tcPr>
          <w:p w:rsidR="00540FD3" w:rsidRDefault="00540FD3" w:rsidP="00B25F0F">
            <w:pPr>
              <w:widowControl w:val="0"/>
              <w:autoSpaceDE w:val="0"/>
              <w:autoSpaceDN w:val="0"/>
              <w:adjustRightInd w:val="0"/>
              <w:rPr>
                <w:rFonts w:ascii="Calibri" w:hAnsi="Calibri" w:cs="Calibri"/>
              </w:rPr>
            </w:pPr>
          </w:p>
        </w:tc>
        <w:tc>
          <w:tcPr>
            <w:tcW w:w="2085" w:type="dxa"/>
            <w:tcBorders>
              <w:top w:val="single" w:sz="2" w:space="0" w:color="000000"/>
              <w:left w:val="single" w:sz="2" w:space="0" w:color="000000"/>
              <w:bottom w:val="single" w:sz="2" w:space="0" w:color="000000"/>
              <w:right w:val="single" w:sz="2" w:space="0" w:color="000000"/>
            </w:tcBorders>
            <w:shd w:val="clear" w:color="000000" w:fill="FFFFFF"/>
          </w:tcPr>
          <w:p w:rsidR="00540FD3" w:rsidRDefault="00540FD3" w:rsidP="00B25F0F">
            <w:pPr>
              <w:widowControl w:val="0"/>
              <w:autoSpaceDE w:val="0"/>
              <w:autoSpaceDN w:val="0"/>
              <w:adjustRightInd w:val="0"/>
              <w:rPr>
                <w:rFonts w:ascii="Calibri" w:hAnsi="Calibri" w:cs="Calibri"/>
              </w:rPr>
            </w:pPr>
          </w:p>
        </w:tc>
      </w:tr>
      <w:tr w:rsidR="00540FD3" w:rsidTr="00B25F0F">
        <w:trPr>
          <w:trHeight w:val="782"/>
        </w:trPr>
        <w:tc>
          <w:tcPr>
            <w:tcW w:w="2215" w:type="dxa"/>
            <w:tcBorders>
              <w:top w:val="single" w:sz="2" w:space="0" w:color="000000"/>
              <w:left w:val="single" w:sz="2" w:space="0" w:color="000000"/>
              <w:bottom w:val="single" w:sz="2" w:space="0" w:color="000000"/>
              <w:right w:val="single" w:sz="2" w:space="0" w:color="000000"/>
            </w:tcBorders>
            <w:shd w:val="clear" w:color="000000" w:fill="FFFFFF"/>
          </w:tcPr>
          <w:p w:rsidR="00540FD3" w:rsidRDefault="00540FD3" w:rsidP="00B25F0F">
            <w:pPr>
              <w:widowControl w:val="0"/>
              <w:autoSpaceDE w:val="0"/>
              <w:autoSpaceDN w:val="0"/>
              <w:adjustRightInd w:val="0"/>
              <w:rPr>
                <w:rFonts w:ascii="Calibri" w:hAnsi="Calibri" w:cs="Calibri"/>
              </w:rPr>
            </w:pPr>
            <w:r>
              <w:rPr>
                <w:rFonts w:ascii="Times New Roman" w:hAnsi="Times New Roman"/>
                <w:sz w:val="28"/>
                <w:szCs w:val="28"/>
              </w:rPr>
              <w:t>Testing Phase</w:t>
            </w:r>
          </w:p>
        </w:tc>
        <w:tc>
          <w:tcPr>
            <w:tcW w:w="2449" w:type="dxa"/>
            <w:tcBorders>
              <w:top w:val="single" w:sz="2" w:space="0" w:color="000000"/>
              <w:left w:val="single" w:sz="2" w:space="0" w:color="000000"/>
              <w:bottom w:val="single" w:sz="2" w:space="0" w:color="000000"/>
              <w:right w:val="single" w:sz="2" w:space="0" w:color="000000"/>
            </w:tcBorders>
            <w:shd w:val="clear" w:color="000000" w:fill="FFFFFF"/>
          </w:tcPr>
          <w:p w:rsidR="00540FD3" w:rsidRDefault="00540FD3" w:rsidP="00B25F0F">
            <w:pPr>
              <w:widowControl w:val="0"/>
              <w:autoSpaceDE w:val="0"/>
              <w:autoSpaceDN w:val="0"/>
              <w:adjustRightInd w:val="0"/>
              <w:rPr>
                <w:rFonts w:ascii="Calibri" w:hAnsi="Calibri" w:cs="Calibri"/>
              </w:rPr>
            </w:pPr>
          </w:p>
        </w:tc>
        <w:tc>
          <w:tcPr>
            <w:tcW w:w="2449" w:type="dxa"/>
            <w:tcBorders>
              <w:top w:val="single" w:sz="2" w:space="0" w:color="000000"/>
              <w:left w:val="single" w:sz="2" w:space="0" w:color="000000"/>
              <w:bottom w:val="single" w:sz="2" w:space="0" w:color="000000"/>
              <w:right w:val="single" w:sz="2" w:space="0" w:color="000000"/>
            </w:tcBorders>
            <w:shd w:val="clear" w:color="000000" w:fill="FFFFFF"/>
          </w:tcPr>
          <w:p w:rsidR="00540FD3" w:rsidRDefault="00540FD3" w:rsidP="00B25F0F">
            <w:pPr>
              <w:widowControl w:val="0"/>
              <w:autoSpaceDE w:val="0"/>
              <w:autoSpaceDN w:val="0"/>
              <w:adjustRightInd w:val="0"/>
              <w:rPr>
                <w:rFonts w:ascii="Calibri" w:hAnsi="Calibri" w:cs="Calibri"/>
              </w:rPr>
            </w:pPr>
          </w:p>
        </w:tc>
        <w:tc>
          <w:tcPr>
            <w:tcW w:w="2085" w:type="dxa"/>
            <w:tcBorders>
              <w:top w:val="single" w:sz="2" w:space="0" w:color="000000"/>
              <w:left w:val="single" w:sz="2" w:space="0" w:color="000000"/>
              <w:bottom w:val="single" w:sz="2" w:space="0" w:color="000000"/>
              <w:right w:val="single" w:sz="2" w:space="0" w:color="000000"/>
            </w:tcBorders>
            <w:shd w:val="clear" w:color="000000" w:fill="FFFFFF"/>
          </w:tcPr>
          <w:p w:rsidR="00540FD3" w:rsidRDefault="00540FD3" w:rsidP="00B25F0F">
            <w:pPr>
              <w:widowControl w:val="0"/>
              <w:autoSpaceDE w:val="0"/>
              <w:autoSpaceDN w:val="0"/>
              <w:adjustRightInd w:val="0"/>
              <w:rPr>
                <w:rFonts w:ascii="Calibri" w:hAnsi="Calibri" w:cs="Calibri"/>
              </w:rPr>
            </w:pPr>
          </w:p>
        </w:tc>
      </w:tr>
      <w:tr w:rsidR="00540FD3" w:rsidTr="00B25F0F">
        <w:trPr>
          <w:trHeight w:val="782"/>
        </w:trPr>
        <w:tc>
          <w:tcPr>
            <w:tcW w:w="2215" w:type="dxa"/>
            <w:tcBorders>
              <w:top w:val="single" w:sz="2" w:space="0" w:color="000000"/>
              <w:left w:val="single" w:sz="2" w:space="0" w:color="000000"/>
              <w:bottom w:val="single" w:sz="2" w:space="0" w:color="000000"/>
              <w:right w:val="single" w:sz="2" w:space="0" w:color="000000"/>
            </w:tcBorders>
            <w:shd w:val="clear" w:color="000000" w:fill="FFFFFF"/>
          </w:tcPr>
          <w:p w:rsidR="00540FD3" w:rsidRDefault="00540FD3" w:rsidP="00B25F0F">
            <w:pPr>
              <w:widowControl w:val="0"/>
              <w:autoSpaceDE w:val="0"/>
              <w:autoSpaceDN w:val="0"/>
              <w:adjustRightInd w:val="0"/>
              <w:rPr>
                <w:rFonts w:ascii="Times New Roman" w:hAnsi="Times New Roman"/>
                <w:sz w:val="28"/>
                <w:szCs w:val="28"/>
              </w:rPr>
            </w:pPr>
            <w:r>
              <w:rPr>
                <w:rFonts w:ascii="Times New Roman" w:hAnsi="Times New Roman"/>
                <w:sz w:val="28"/>
                <w:szCs w:val="28"/>
              </w:rPr>
              <w:t>Project Submission</w:t>
            </w:r>
          </w:p>
        </w:tc>
        <w:tc>
          <w:tcPr>
            <w:tcW w:w="2449" w:type="dxa"/>
            <w:tcBorders>
              <w:top w:val="single" w:sz="2" w:space="0" w:color="000000"/>
              <w:left w:val="single" w:sz="2" w:space="0" w:color="000000"/>
              <w:bottom w:val="single" w:sz="2" w:space="0" w:color="000000"/>
              <w:right w:val="single" w:sz="2" w:space="0" w:color="000000"/>
            </w:tcBorders>
            <w:shd w:val="clear" w:color="000000" w:fill="FFFFFF"/>
          </w:tcPr>
          <w:p w:rsidR="00540FD3" w:rsidRDefault="00540FD3" w:rsidP="00B25F0F">
            <w:pPr>
              <w:widowControl w:val="0"/>
              <w:autoSpaceDE w:val="0"/>
              <w:autoSpaceDN w:val="0"/>
              <w:adjustRightInd w:val="0"/>
              <w:rPr>
                <w:rFonts w:ascii="Calibri" w:hAnsi="Calibri" w:cs="Calibri"/>
              </w:rPr>
            </w:pPr>
          </w:p>
        </w:tc>
        <w:tc>
          <w:tcPr>
            <w:tcW w:w="2449" w:type="dxa"/>
            <w:tcBorders>
              <w:top w:val="single" w:sz="2" w:space="0" w:color="000000"/>
              <w:left w:val="single" w:sz="2" w:space="0" w:color="000000"/>
              <w:bottom w:val="single" w:sz="2" w:space="0" w:color="000000"/>
              <w:right w:val="single" w:sz="2" w:space="0" w:color="000000"/>
            </w:tcBorders>
            <w:shd w:val="clear" w:color="000000" w:fill="FFFFFF"/>
          </w:tcPr>
          <w:p w:rsidR="00540FD3" w:rsidRDefault="00540FD3" w:rsidP="00B25F0F">
            <w:pPr>
              <w:widowControl w:val="0"/>
              <w:autoSpaceDE w:val="0"/>
              <w:autoSpaceDN w:val="0"/>
              <w:adjustRightInd w:val="0"/>
              <w:rPr>
                <w:rFonts w:ascii="Calibri" w:hAnsi="Calibri" w:cs="Calibri"/>
              </w:rPr>
            </w:pPr>
          </w:p>
        </w:tc>
        <w:tc>
          <w:tcPr>
            <w:tcW w:w="2085" w:type="dxa"/>
            <w:tcBorders>
              <w:top w:val="single" w:sz="2" w:space="0" w:color="000000"/>
              <w:left w:val="single" w:sz="2" w:space="0" w:color="000000"/>
              <w:bottom w:val="single" w:sz="2" w:space="0" w:color="000000"/>
              <w:right w:val="single" w:sz="2" w:space="0" w:color="000000"/>
            </w:tcBorders>
            <w:shd w:val="clear" w:color="000000" w:fill="FFFFFF"/>
          </w:tcPr>
          <w:p w:rsidR="00540FD3" w:rsidRDefault="00540FD3" w:rsidP="00B25F0F">
            <w:pPr>
              <w:widowControl w:val="0"/>
              <w:autoSpaceDE w:val="0"/>
              <w:autoSpaceDN w:val="0"/>
              <w:adjustRightInd w:val="0"/>
              <w:rPr>
                <w:rFonts w:ascii="Calibri" w:hAnsi="Calibri" w:cs="Calibri"/>
              </w:rPr>
            </w:pPr>
          </w:p>
        </w:tc>
      </w:tr>
    </w:tbl>
    <w:p w:rsidR="00540FD3" w:rsidRDefault="00540FD3" w:rsidP="00540FD3">
      <w:pPr>
        <w:widowControl w:val="0"/>
        <w:autoSpaceDE w:val="0"/>
        <w:autoSpaceDN w:val="0"/>
        <w:adjustRightInd w:val="0"/>
        <w:rPr>
          <w:rFonts w:ascii="Times New Roman" w:hAnsi="Times New Roman"/>
          <w:sz w:val="28"/>
          <w:szCs w:val="28"/>
        </w:rPr>
      </w:pPr>
    </w:p>
    <w:p w:rsidR="00540FD3" w:rsidRDefault="00540FD3" w:rsidP="00540FD3">
      <w:pPr>
        <w:widowControl w:val="0"/>
        <w:autoSpaceDE w:val="0"/>
        <w:autoSpaceDN w:val="0"/>
        <w:adjustRightInd w:val="0"/>
        <w:rPr>
          <w:rFonts w:ascii="Times New Roman" w:hAnsi="Times New Roman"/>
          <w:color w:val="E36C0A"/>
          <w:sz w:val="144"/>
          <w:szCs w:val="144"/>
        </w:rPr>
      </w:pPr>
    </w:p>
    <w:p w:rsidR="004B02D9" w:rsidRPr="00257C59" w:rsidRDefault="004B02D9" w:rsidP="004B02D9">
      <w:pPr>
        <w:widowControl w:val="0"/>
        <w:autoSpaceDE w:val="0"/>
        <w:autoSpaceDN w:val="0"/>
        <w:adjustRightInd w:val="0"/>
        <w:jc w:val="center"/>
        <w:rPr>
          <w:rFonts w:ascii="Times New Roman" w:hAnsi="Times New Roman"/>
          <w:color w:val="000000" w:themeColor="text1"/>
          <w:sz w:val="144"/>
          <w:szCs w:val="144"/>
        </w:rPr>
      </w:pPr>
      <w:r w:rsidRPr="00257C59">
        <w:rPr>
          <w:rFonts w:ascii="Times New Roman" w:hAnsi="Times New Roman"/>
          <w:color w:val="000000" w:themeColor="text1"/>
          <w:sz w:val="144"/>
          <w:szCs w:val="144"/>
        </w:rPr>
        <w:t>SYSTEM ANALYSIS</w:t>
      </w:r>
    </w:p>
    <w:p w:rsidR="00540FD3" w:rsidRDefault="00540FD3" w:rsidP="00E24125">
      <w:pPr>
        <w:tabs>
          <w:tab w:val="left" w:pos="2193"/>
        </w:tabs>
        <w:jc w:val="both"/>
        <w:rPr>
          <w:b/>
          <w:sz w:val="40"/>
          <w:u w:val="single"/>
        </w:rPr>
      </w:pPr>
    </w:p>
    <w:p w:rsidR="000F7E46" w:rsidRDefault="000F7E46" w:rsidP="00E24125">
      <w:pPr>
        <w:tabs>
          <w:tab w:val="left" w:pos="2193"/>
        </w:tabs>
        <w:jc w:val="both"/>
        <w:rPr>
          <w:b/>
          <w:sz w:val="40"/>
          <w:u w:val="single"/>
        </w:rPr>
      </w:pPr>
    </w:p>
    <w:p w:rsidR="000F7E46" w:rsidRDefault="000F7E46" w:rsidP="00E24125">
      <w:pPr>
        <w:tabs>
          <w:tab w:val="left" w:pos="2193"/>
        </w:tabs>
        <w:jc w:val="both"/>
        <w:rPr>
          <w:b/>
          <w:sz w:val="40"/>
          <w:u w:val="single"/>
        </w:rPr>
      </w:pPr>
    </w:p>
    <w:p w:rsidR="000F7E46" w:rsidRDefault="000F7E46" w:rsidP="00E24125">
      <w:pPr>
        <w:tabs>
          <w:tab w:val="left" w:pos="2193"/>
        </w:tabs>
        <w:jc w:val="both"/>
        <w:rPr>
          <w:b/>
          <w:sz w:val="40"/>
          <w:u w:val="single"/>
        </w:rPr>
      </w:pPr>
    </w:p>
    <w:p w:rsidR="000F7E46" w:rsidRDefault="000F7E46" w:rsidP="00E24125">
      <w:pPr>
        <w:tabs>
          <w:tab w:val="left" w:pos="2193"/>
        </w:tabs>
        <w:jc w:val="both"/>
        <w:rPr>
          <w:b/>
          <w:sz w:val="40"/>
          <w:u w:val="single"/>
        </w:rPr>
      </w:pPr>
    </w:p>
    <w:p w:rsidR="000F7E46" w:rsidRDefault="000F7E46" w:rsidP="00E24125">
      <w:pPr>
        <w:tabs>
          <w:tab w:val="left" w:pos="2193"/>
        </w:tabs>
        <w:jc w:val="both"/>
        <w:rPr>
          <w:b/>
          <w:sz w:val="40"/>
          <w:u w:val="single"/>
        </w:rPr>
      </w:pPr>
    </w:p>
    <w:p w:rsidR="000F7E46" w:rsidRDefault="000F7E46" w:rsidP="00E24125">
      <w:pPr>
        <w:tabs>
          <w:tab w:val="left" w:pos="2193"/>
        </w:tabs>
        <w:jc w:val="both"/>
        <w:rPr>
          <w:b/>
          <w:sz w:val="40"/>
          <w:u w:val="single"/>
        </w:rPr>
      </w:pPr>
    </w:p>
    <w:p w:rsidR="000F7E46" w:rsidRDefault="000F7E46" w:rsidP="00E24125">
      <w:pPr>
        <w:tabs>
          <w:tab w:val="left" w:pos="2193"/>
        </w:tabs>
        <w:jc w:val="both"/>
        <w:rPr>
          <w:b/>
          <w:sz w:val="40"/>
          <w:u w:val="single"/>
        </w:rPr>
      </w:pPr>
    </w:p>
    <w:p w:rsidR="000F7E46" w:rsidRDefault="000F7E46" w:rsidP="00E24125">
      <w:pPr>
        <w:tabs>
          <w:tab w:val="left" w:pos="2193"/>
        </w:tabs>
        <w:jc w:val="both"/>
        <w:rPr>
          <w:b/>
          <w:sz w:val="40"/>
          <w:u w:val="single"/>
        </w:rPr>
      </w:pPr>
    </w:p>
    <w:p w:rsidR="001469BA" w:rsidRDefault="001469BA" w:rsidP="00E24125">
      <w:pPr>
        <w:tabs>
          <w:tab w:val="left" w:pos="2193"/>
        </w:tabs>
        <w:jc w:val="both"/>
        <w:rPr>
          <w:b/>
          <w:sz w:val="40"/>
          <w:u w:val="single"/>
        </w:rPr>
      </w:pPr>
    </w:p>
    <w:p w:rsidR="001469BA" w:rsidRDefault="001469BA" w:rsidP="00E24125">
      <w:pPr>
        <w:tabs>
          <w:tab w:val="left" w:pos="2193"/>
        </w:tabs>
        <w:jc w:val="both"/>
        <w:rPr>
          <w:b/>
          <w:sz w:val="40"/>
          <w:u w:val="single"/>
        </w:rPr>
      </w:pPr>
    </w:p>
    <w:p w:rsidR="001469BA" w:rsidRDefault="001469BA" w:rsidP="00E24125">
      <w:pPr>
        <w:tabs>
          <w:tab w:val="left" w:pos="2193"/>
        </w:tabs>
        <w:jc w:val="both"/>
        <w:rPr>
          <w:b/>
          <w:sz w:val="40"/>
          <w:u w:val="single"/>
        </w:rPr>
      </w:pPr>
    </w:p>
    <w:p w:rsidR="001469BA" w:rsidRDefault="001469BA" w:rsidP="00E24125">
      <w:pPr>
        <w:tabs>
          <w:tab w:val="left" w:pos="2193"/>
        </w:tabs>
        <w:jc w:val="both"/>
        <w:rPr>
          <w:b/>
          <w:sz w:val="40"/>
          <w:u w:val="single"/>
        </w:rPr>
      </w:pPr>
    </w:p>
    <w:p w:rsidR="001469BA" w:rsidRDefault="001469BA" w:rsidP="00E24125">
      <w:pPr>
        <w:tabs>
          <w:tab w:val="left" w:pos="2193"/>
        </w:tabs>
        <w:jc w:val="both"/>
        <w:rPr>
          <w:b/>
          <w:sz w:val="40"/>
          <w:u w:val="single"/>
        </w:rPr>
      </w:pPr>
    </w:p>
    <w:p w:rsidR="001469BA" w:rsidRDefault="001469BA" w:rsidP="00E24125">
      <w:pPr>
        <w:tabs>
          <w:tab w:val="left" w:pos="2193"/>
        </w:tabs>
        <w:jc w:val="both"/>
        <w:rPr>
          <w:b/>
          <w:sz w:val="40"/>
          <w:u w:val="single"/>
        </w:rPr>
      </w:pPr>
    </w:p>
    <w:p w:rsidR="001469BA" w:rsidRDefault="001469BA" w:rsidP="00E24125">
      <w:pPr>
        <w:tabs>
          <w:tab w:val="left" w:pos="2193"/>
        </w:tabs>
        <w:jc w:val="both"/>
        <w:rPr>
          <w:b/>
          <w:sz w:val="40"/>
          <w:u w:val="single"/>
        </w:rPr>
      </w:pPr>
    </w:p>
    <w:p w:rsidR="001469BA" w:rsidDel="005A313B" w:rsidRDefault="001469BA">
      <w:pPr>
        <w:tabs>
          <w:tab w:val="left" w:pos="2193"/>
        </w:tabs>
        <w:jc w:val="center"/>
        <w:rPr>
          <w:del w:id="22" w:author="User [2]" w:date="2024-09-25T20:14:00Z"/>
          <w:b/>
          <w:sz w:val="40"/>
          <w:u w:val="single"/>
        </w:rPr>
        <w:pPrChange w:id="23" w:author="User [2]" w:date="2024-09-25T20:15:00Z">
          <w:pPr>
            <w:tabs>
              <w:tab w:val="left" w:pos="2193"/>
            </w:tabs>
            <w:jc w:val="both"/>
          </w:pPr>
        </w:pPrChange>
      </w:pPr>
    </w:p>
    <w:p w:rsidR="001469BA" w:rsidDel="005A313B" w:rsidRDefault="001469BA">
      <w:pPr>
        <w:tabs>
          <w:tab w:val="left" w:pos="2193"/>
        </w:tabs>
        <w:jc w:val="center"/>
        <w:rPr>
          <w:del w:id="24" w:author="User [2]" w:date="2024-09-25T20:14:00Z"/>
          <w:b/>
          <w:sz w:val="40"/>
          <w:u w:val="single"/>
        </w:rPr>
        <w:pPrChange w:id="25" w:author="User [2]" w:date="2024-09-25T20:15:00Z">
          <w:pPr>
            <w:tabs>
              <w:tab w:val="left" w:pos="2193"/>
            </w:tabs>
            <w:jc w:val="both"/>
          </w:pPr>
        </w:pPrChange>
      </w:pPr>
    </w:p>
    <w:p w:rsidR="00BA099E" w:rsidRDefault="001469BA" w:rsidP="00B03719">
      <w:pPr>
        <w:widowControl w:val="0"/>
        <w:autoSpaceDE w:val="0"/>
        <w:autoSpaceDN w:val="0"/>
        <w:adjustRightInd w:val="0"/>
        <w:jc w:val="center"/>
        <w:rPr>
          <w:ins w:id="26" w:author="User [2]" w:date="2024-09-25T20:15:00Z"/>
          <w:rFonts w:ascii="Times New Roman" w:hAnsi="Times New Roman"/>
          <w:color w:val="000000" w:themeColor="text1"/>
          <w:sz w:val="144"/>
          <w:szCs w:val="144"/>
        </w:rPr>
      </w:pPr>
      <w:r w:rsidRPr="00257C59">
        <w:rPr>
          <w:rFonts w:ascii="Times New Roman" w:hAnsi="Times New Roman"/>
          <w:color w:val="000000" w:themeColor="text1"/>
          <w:sz w:val="144"/>
          <w:szCs w:val="144"/>
        </w:rPr>
        <w:t>EVENT</w:t>
      </w:r>
    </w:p>
    <w:p w:rsidR="001469BA" w:rsidRPr="00257C59" w:rsidRDefault="00BA099E">
      <w:pPr>
        <w:widowControl w:val="0"/>
        <w:autoSpaceDE w:val="0"/>
        <w:autoSpaceDN w:val="0"/>
        <w:adjustRightInd w:val="0"/>
        <w:jc w:val="center"/>
        <w:rPr>
          <w:rFonts w:ascii="Times New Roman" w:hAnsi="Times New Roman"/>
          <w:color w:val="000000" w:themeColor="text1"/>
          <w:sz w:val="144"/>
          <w:szCs w:val="144"/>
        </w:rPr>
      </w:pPr>
      <w:ins w:id="27" w:author="User [2]" w:date="2024-09-25T20:15:00Z">
        <w:r>
          <w:rPr>
            <w:rFonts w:ascii="Times New Roman" w:hAnsi="Times New Roman"/>
            <w:color w:val="000000" w:themeColor="text1"/>
            <w:sz w:val="144"/>
            <w:szCs w:val="144"/>
          </w:rPr>
          <w:t>T</w:t>
        </w:r>
      </w:ins>
      <w:del w:id="28" w:author="User [2]" w:date="2024-09-25T20:15:00Z">
        <w:r w:rsidR="001469BA" w:rsidRPr="00257C59" w:rsidDel="00BA099E">
          <w:rPr>
            <w:rFonts w:ascii="Times New Roman" w:hAnsi="Times New Roman"/>
            <w:color w:val="000000" w:themeColor="text1"/>
            <w:sz w:val="144"/>
            <w:szCs w:val="144"/>
          </w:rPr>
          <w:delText>T</w:delText>
        </w:r>
      </w:del>
      <w:r w:rsidR="001469BA" w:rsidRPr="00257C59">
        <w:rPr>
          <w:rFonts w:ascii="Times New Roman" w:hAnsi="Times New Roman"/>
          <w:color w:val="000000" w:themeColor="text1"/>
          <w:sz w:val="144"/>
          <w:szCs w:val="144"/>
        </w:rPr>
        <w:t>ABLE</w:t>
      </w:r>
    </w:p>
    <w:p w:rsidR="001469BA" w:rsidRDefault="001469BA" w:rsidP="00E24125">
      <w:pPr>
        <w:tabs>
          <w:tab w:val="left" w:pos="2193"/>
        </w:tabs>
        <w:jc w:val="both"/>
        <w:rPr>
          <w:b/>
          <w:sz w:val="40"/>
          <w:u w:val="single"/>
        </w:rPr>
      </w:pPr>
    </w:p>
    <w:p w:rsidR="001469BA" w:rsidDel="00BA099E" w:rsidRDefault="001469BA" w:rsidP="00E24125">
      <w:pPr>
        <w:tabs>
          <w:tab w:val="left" w:pos="2193"/>
        </w:tabs>
        <w:jc w:val="both"/>
        <w:rPr>
          <w:del w:id="29" w:author="User [2]" w:date="2024-09-25T20:15:00Z"/>
          <w:b/>
          <w:sz w:val="40"/>
          <w:u w:val="single"/>
        </w:rPr>
      </w:pPr>
    </w:p>
    <w:p w:rsidR="001469BA" w:rsidDel="00BA099E" w:rsidRDefault="001469BA" w:rsidP="00E24125">
      <w:pPr>
        <w:tabs>
          <w:tab w:val="left" w:pos="2193"/>
        </w:tabs>
        <w:jc w:val="both"/>
        <w:rPr>
          <w:del w:id="30" w:author="User [2]" w:date="2024-09-25T20:15:00Z"/>
          <w:b/>
          <w:sz w:val="40"/>
          <w:u w:val="single"/>
        </w:rPr>
      </w:pPr>
    </w:p>
    <w:p w:rsidR="001469BA" w:rsidDel="00BA099E" w:rsidRDefault="001469BA" w:rsidP="00E24125">
      <w:pPr>
        <w:tabs>
          <w:tab w:val="left" w:pos="2193"/>
        </w:tabs>
        <w:jc w:val="both"/>
        <w:rPr>
          <w:del w:id="31" w:author="User [2]" w:date="2024-09-25T20:15:00Z"/>
          <w:b/>
          <w:sz w:val="40"/>
          <w:u w:val="single"/>
        </w:rPr>
      </w:pPr>
    </w:p>
    <w:p w:rsidR="001469BA" w:rsidDel="00BA099E" w:rsidRDefault="001469BA" w:rsidP="00E24125">
      <w:pPr>
        <w:tabs>
          <w:tab w:val="left" w:pos="2193"/>
        </w:tabs>
        <w:jc w:val="both"/>
        <w:rPr>
          <w:del w:id="32" w:author="User [2]" w:date="2024-09-25T20:15:00Z"/>
          <w:b/>
          <w:sz w:val="40"/>
          <w:u w:val="single"/>
        </w:rPr>
      </w:pPr>
    </w:p>
    <w:p w:rsidR="001469BA" w:rsidDel="00BA099E" w:rsidRDefault="001469BA" w:rsidP="00E24125">
      <w:pPr>
        <w:tabs>
          <w:tab w:val="left" w:pos="2193"/>
        </w:tabs>
        <w:jc w:val="both"/>
        <w:rPr>
          <w:del w:id="33" w:author="User [2]" w:date="2024-09-25T20:15:00Z"/>
          <w:b/>
          <w:sz w:val="40"/>
          <w:u w:val="single"/>
        </w:rPr>
      </w:pPr>
    </w:p>
    <w:p w:rsidR="001469BA" w:rsidDel="00BA099E" w:rsidRDefault="001469BA" w:rsidP="00E24125">
      <w:pPr>
        <w:tabs>
          <w:tab w:val="left" w:pos="2193"/>
        </w:tabs>
        <w:jc w:val="both"/>
        <w:rPr>
          <w:del w:id="34" w:author="User [2]" w:date="2024-09-25T20:15:00Z"/>
          <w:b/>
          <w:sz w:val="40"/>
          <w:u w:val="single"/>
        </w:rPr>
      </w:pPr>
    </w:p>
    <w:p w:rsidR="001469BA" w:rsidDel="00BA099E" w:rsidRDefault="001469BA" w:rsidP="00E24125">
      <w:pPr>
        <w:tabs>
          <w:tab w:val="left" w:pos="2193"/>
        </w:tabs>
        <w:jc w:val="both"/>
        <w:rPr>
          <w:del w:id="35" w:author="User [2]" w:date="2024-09-25T20:15:00Z"/>
          <w:b/>
          <w:sz w:val="40"/>
          <w:u w:val="single"/>
        </w:rPr>
      </w:pPr>
    </w:p>
    <w:p w:rsidR="001469BA" w:rsidDel="00BA099E" w:rsidRDefault="001469BA" w:rsidP="00E24125">
      <w:pPr>
        <w:tabs>
          <w:tab w:val="left" w:pos="2193"/>
        </w:tabs>
        <w:jc w:val="both"/>
        <w:rPr>
          <w:del w:id="36" w:author="User [2]" w:date="2024-09-25T20:15:00Z"/>
          <w:b/>
          <w:sz w:val="40"/>
          <w:u w:val="single"/>
        </w:rPr>
      </w:pPr>
    </w:p>
    <w:p w:rsidR="00126A24" w:rsidDel="00BA099E" w:rsidRDefault="00126A24" w:rsidP="001469BA">
      <w:pPr>
        <w:widowControl w:val="0"/>
        <w:autoSpaceDE w:val="0"/>
        <w:autoSpaceDN w:val="0"/>
        <w:adjustRightInd w:val="0"/>
        <w:rPr>
          <w:del w:id="37" w:author="User [2]" w:date="2024-09-25T20:15:00Z"/>
          <w:b/>
          <w:sz w:val="40"/>
          <w:u w:val="single"/>
        </w:rPr>
      </w:pPr>
    </w:p>
    <w:p w:rsidR="00235EF7" w:rsidDel="00BA099E" w:rsidRDefault="00235EF7" w:rsidP="001469BA">
      <w:pPr>
        <w:widowControl w:val="0"/>
        <w:autoSpaceDE w:val="0"/>
        <w:autoSpaceDN w:val="0"/>
        <w:adjustRightInd w:val="0"/>
        <w:rPr>
          <w:del w:id="38" w:author="User [2]" w:date="2024-09-25T20:15:00Z"/>
          <w:rFonts w:ascii="Times New Roman" w:hAnsi="Times New Roman"/>
          <w:b/>
          <w:color w:val="000000" w:themeColor="text1"/>
          <w:sz w:val="32"/>
          <w:szCs w:val="36"/>
          <w:u w:val="double"/>
        </w:rPr>
      </w:pPr>
    </w:p>
    <w:p w:rsidR="008148D5" w:rsidDel="00BA099E" w:rsidRDefault="008148D5" w:rsidP="001469BA">
      <w:pPr>
        <w:widowControl w:val="0"/>
        <w:autoSpaceDE w:val="0"/>
        <w:autoSpaceDN w:val="0"/>
        <w:adjustRightInd w:val="0"/>
        <w:rPr>
          <w:del w:id="39" w:author="User [2]" w:date="2024-09-25T20:15:00Z"/>
          <w:rFonts w:ascii="Times New Roman" w:hAnsi="Times New Roman"/>
          <w:b/>
          <w:color w:val="000000" w:themeColor="text1"/>
          <w:sz w:val="32"/>
          <w:szCs w:val="36"/>
          <w:u w:val="double"/>
        </w:rPr>
      </w:pPr>
    </w:p>
    <w:p w:rsidR="008148D5" w:rsidDel="00BA099E" w:rsidRDefault="008148D5" w:rsidP="001469BA">
      <w:pPr>
        <w:widowControl w:val="0"/>
        <w:autoSpaceDE w:val="0"/>
        <w:autoSpaceDN w:val="0"/>
        <w:adjustRightInd w:val="0"/>
        <w:rPr>
          <w:del w:id="40" w:author="User [2]" w:date="2024-09-25T20:15:00Z"/>
          <w:rFonts w:ascii="Times New Roman" w:hAnsi="Times New Roman"/>
          <w:b/>
          <w:color w:val="000000" w:themeColor="text1"/>
          <w:sz w:val="32"/>
          <w:szCs w:val="36"/>
          <w:u w:val="double"/>
        </w:rPr>
      </w:pPr>
    </w:p>
    <w:p w:rsidR="008148D5" w:rsidRDefault="008148D5" w:rsidP="001469BA">
      <w:pPr>
        <w:widowControl w:val="0"/>
        <w:autoSpaceDE w:val="0"/>
        <w:autoSpaceDN w:val="0"/>
        <w:adjustRightInd w:val="0"/>
        <w:rPr>
          <w:rFonts w:ascii="Times New Roman" w:hAnsi="Times New Roman"/>
          <w:b/>
          <w:color w:val="000000" w:themeColor="text1"/>
          <w:sz w:val="32"/>
          <w:szCs w:val="36"/>
          <w:u w:val="double"/>
        </w:rPr>
      </w:pPr>
    </w:p>
    <w:p w:rsidR="008148D5" w:rsidRDefault="008148D5" w:rsidP="001469BA">
      <w:pPr>
        <w:widowControl w:val="0"/>
        <w:autoSpaceDE w:val="0"/>
        <w:autoSpaceDN w:val="0"/>
        <w:adjustRightInd w:val="0"/>
        <w:rPr>
          <w:rFonts w:ascii="Times New Roman" w:hAnsi="Times New Roman"/>
          <w:b/>
          <w:color w:val="000000" w:themeColor="text1"/>
          <w:sz w:val="32"/>
          <w:szCs w:val="36"/>
          <w:u w:val="double"/>
        </w:rPr>
      </w:pPr>
    </w:p>
    <w:p w:rsidR="008148D5" w:rsidDel="00BA099E" w:rsidRDefault="008148D5" w:rsidP="001469BA">
      <w:pPr>
        <w:widowControl w:val="0"/>
        <w:autoSpaceDE w:val="0"/>
        <w:autoSpaceDN w:val="0"/>
        <w:adjustRightInd w:val="0"/>
        <w:rPr>
          <w:del w:id="41" w:author="User [2]" w:date="2024-09-25T20:15:00Z"/>
          <w:rFonts w:ascii="Times New Roman" w:hAnsi="Times New Roman"/>
          <w:b/>
          <w:color w:val="000000" w:themeColor="text1"/>
          <w:sz w:val="32"/>
          <w:szCs w:val="36"/>
          <w:u w:val="double"/>
        </w:rPr>
      </w:pPr>
    </w:p>
    <w:p w:rsidR="008148D5" w:rsidDel="00BA099E" w:rsidRDefault="008148D5" w:rsidP="001469BA">
      <w:pPr>
        <w:widowControl w:val="0"/>
        <w:autoSpaceDE w:val="0"/>
        <w:autoSpaceDN w:val="0"/>
        <w:adjustRightInd w:val="0"/>
        <w:rPr>
          <w:del w:id="42" w:author="User [2]" w:date="2024-09-25T20:15:00Z"/>
          <w:rFonts w:ascii="Times New Roman" w:hAnsi="Times New Roman"/>
          <w:b/>
          <w:color w:val="000000" w:themeColor="text1"/>
          <w:sz w:val="32"/>
          <w:szCs w:val="36"/>
          <w:u w:val="double"/>
        </w:rPr>
      </w:pPr>
    </w:p>
    <w:p w:rsidR="008148D5" w:rsidDel="00BA099E" w:rsidRDefault="008148D5" w:rsidP="001469BA">
      <w:pPr>
        <w:widowControl w:val="0"/>
        <w:autoSpaceDE w:val="0"/>
        <w:autoSpaceDN w:val="0"/>
        <w:adjustRightInd w:val="0"/>
        <w:rPr>
          <w:del w:id="43" w:author="User [2]" w:date="2024-09-25T20:15:00Z"/>
          <w:rFonts w:ascii="Times New Roman" w:hAnsi="Times New Roman"/>
          <w:b/>
          <w:color w:val="000000" w:themeColor="text1"/>
          <w:sz w:val="32"/>
          <w:szCs w:val="36"/>
          <w:u w:val="double"/>
        </w:rPr>
      </w:pPr>
    </w:p>
    <w:p w:rsidR="008148D5" w:rsidDel="00BA099E" w:rsidRDefault="008148D5" w:rsidP="001469BA">
      <w:pPr>
        <w:widowControl w:val="0"/>
        <w:autoSpaceDE w:val="0"/>
        <w:autoSpaceDN w:val="0"/>
        <w:adjustRightInd w:val="0"/>
        <w:rPr>
          <w:del w:id="44" w:author="User [2]" w:date="2024-09-25T20:16:00Z"/>
          <w:rFonts w:ascii="Times New Roman" w:hAnsi="Times New Roman"/>
          <w:b/>
          <w:color w:val="000000" w:themeColor="text1"/>
          <w:sz w:val="32"/>
          <w:szCs w:val="36"/>
          <w:u w:val="double"/>
        </w:rPr>
      </w:pPr>
    </w:p>
    <w:p w:rsidR="008148D5" w:rsidDel="00BA099E" w:rsidRDefault="008148D5" w:rsidP="001469BA">
      <w:pPr>
        <w:widowControl w:val="0"/>
        <w:autoSpaceDE w:val="0"/>
        <w:autoSpaceDN w:val="0"/>
        <w:adjustRightInd w:val="0"/>
        <w:rPr>
          <w:del w:id="45" w:author="User [2]" w:date="2024-09-25T20:16:00Z"/>
          <w:rFonts w:ascii="Times New Roman" w:hAnsi="Times New Roman"/>
          <w:b/>
          <w:color w:val="000000" w:themeColor="text1"/>
          <w:sz w:val="32"/>
          <w:szCs w:val="36"/>
          <w:u w:val="double"/>
        </w:rPr>
      </w:pPr>
    </w:p>
    <w:p w:rsidR="008148D5" w:rsidDel="00BA099E" w:rsidRDefault="008148D5" w:rsidP="001469BA">
      <w:pPr>
        <w:widowControl w:val="0"/>
        <w:autoSpaceDE w:val="0"/>
        <w:autoSpaceDN w:val="0"/>
        <w:adjustRightInd w:val="0"/>
        <w:rPr>
          <w:del w:id="46" w:author="User [2]" w:date="2024-09-25T20:16:00Z"/>
          <w:rFonts w:ascii="Times New Roman" w:hAnsi="Times New Roman"/>
          <w:b/>
          <w:color w:val="000000" w:themeColor="text1"/>
          <w:sz w:val="32"/>
          <w:szCs w:val="36"/>
          <w:u w:val="double"/>
        </w:rPr>
      </w:pPr>
    </w:p>
    <w:p w:rsidR="008148D5" w:rsidRPr="008148D5" w:rsidRDefault="008148D5" w:rsidP="001469BA">
      <w:pPr>
        <w:widowControl w:val="0"/>
        <w:autoSpaceDE w:val="0"/>
        <w:autoSpaceDN w:val="0"/>
        <w:adjustRightInd w:val="0"/>
        <w:rPr>
          <w:rFonts w:ascii="Times New Roman" w:hAnsi="Times New Roman"/>
          <w:b/>
          <w:color w:val="000000" w:themeColor="text1"/>
          <w:sz w:val="96"/>
          <w:szCs w:val="36"/>
          <w:u w:val="double"/>
        </w:rPr>
      </w:pPr>
    </w:p>
    <w:p w:rsidR="001469BA" w:rsidRDefault="008148D5" w:rsidP="008148D5">
      <w:pPr>
        <w:tabs>
          <w:tab w:val="left" w:pos="2193"/>
          <w:tab w:val="left" w:pos="2625"/>
        </w:tabs>
        <w:jc w:val="both"/>
        <w:rPr>
          <w:b/>
          <w:sz w:val="36"/>
          <w:szCs w:val="36"/>
          <w:u w:val="single"/>
        </w:rPr>
      </w:pPr>
      <w:r w:rsidRPr="008148D5">
        <w:rPr>
          <w:b/>
          <w:sz w:val="36"/>
          <w:szCs w:val="36"/>
          <w:u w:val="single"/>
        </w:rPr>
        <w:t>EVENT TABLE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56"/>
        <w:gridCol w:w="2339"/>
        <w:gridCol w:w="1267"/>
        <w:gridCol w:w="2294"/>
        <w:gridCol w:w="1794"/>
      </w:tblGrid>
      <w:tr w:rsidR="008148D5" w:rsidRPr="008148D5" w:rsidTr="008148D5">
        <w:trPr>
          <w:tblHeader/>
          <w:tblCellSpacing w:w="15" w:type="dxa"/>
        </w:trPr>
        <w:tc>
          <w:tcPr>
            <w:tcW w:w="0" w:type="auto"/>
            <w:vAlign w:val="center"/>
            <w:hideMark/>
          </w:tcPr>
          <w:p w:rsidR="008148D5" w:rsidRPr="008148D5" w:rsidRDefault="008148D5" w:rsidP="008148D5">
            <w:pPr>
              <w:spacing w:after="0" w:line="240" w:lineRule="auto"/>
              <w:jc w:val="center"/>
              <w:rPr>
                <w:rFonts w:ascii="Times New Roman" w:eastAsia="Times New Roman" w:hAnsi="Times New Roman" w:cs="Times New Roman"/>
                <w:b/>
                <w:bCs/>
                <w:sz w:val="24"/>
                <w:szCs w:val="24"/>
              </w:rPr>
            </w:pPr>
            <w:r w:rsidRPr="008148D5">
              <w:rPr>
                <w:rFonts w:ascii="Times New Roman" w:eastAsia="Times New Roman" w:hAnsi="Times New Roman" w:cs="Times New Roman"/>
                <w:b/>
                <w:bCs/>
                <w:sz w:val="24"/>
                <w:szCs w:val="24"/>
              </w:rPr>
              <w:t>Event</w:t>
            </w:r>
          </w:p>
        </w:tc>
        <w:tc>
          <w:tcPr>
            <w:tcW w:w="0" w:type="auto"/>
            <w:vAlign w:val="center"/>
            <w:hideMark/>
          </w:tcPr>
          <w:p w:rsidR="008148D5" w:rsidRPr="008148D5" w:rsidRDefault="008148D5" w:rsidP="008148D5">
            <w:pPr>
              <w:spacing w:after="0" w:line="240" w:lineRule="auto"/>
              <w:jc w:val="center"/>
              <w:rPr>
                <w:rFonts w:ascii="Times New Roman" w:eastAsia="Times New Roman" w:hAnsi="Times New Roman" w:cs="Times New Roman"/>
                <w:b/>
                <w:bCs/>
                <w:sz w:val="24"/>
                <w:szCs w:val="24"/>
              </w:rPr>
            </w:pPr>
            <w:r w:rsidRPr="008148D5">
              <w:rPr>
                <w:rFonts w:ascii="Times New Roman" w:eastAsia="Times New Roman" w:hAnsi="Times New Roman" w:cs="Times New Roman"/>
                <w:b/>
                <w:bCs/>
                <w:sz w:val="24"/>
                <w:szCs w:val="24"/>
              </w:rPr>
              <w:t>Trigger</w:t>
            </w:r>
          </w:p>
        </w:tc>
        <w:tc>
          <w:tcPr>
            <w:tcW w:w="0" w:type="auto"/>
            <w:vAlign w:val="center"/>
            <w:hideMark/>
          </w:tcPr>
          <w:p w:rsidR="008148D5" w:rsidRPr="008148D5" w:rsidRDefault="008148D5" w:rsidP="008148D5">
            <w:pPr>
              <w:spacing w:after="0" w:line="240" w:lineRule="auto"/>
              <w:jc w:val="center"/>
              <w:rPr>
                <w:rFonts w:ascii="Times New Roman" w:eastAsia="Times New Roman" w:hAnsi="Times New Roman" w:cs="Times New Roman"/>
                <w:b/>
                <w:bCs/>
                <w:sz w:val="24"/>
                <w:szCs w:val="24"/>
              </w:rPr>
            </w:pPr>
            <w:r w:rsidRPr="008148D5">
              <w:rPr>
                <w:rFonts w:ascii="Times New Roman" w:eastAsia="Times New Roman" w:hAnsi="Times New Roman" w:cs="Times New Roman"/>
                <w:b/>
                <w:bCs/>
                <w:sz w:val="24"/>
                <w:szCs w:val="24"/>
              </w:rPr>
              <w:t>Source</w:t>
            </w:r>
          </w:p>
        </w:tc>
        <w:tc>
          <w:tcPr>
            <w:tcW w:w="0" w:type="auto"/>
            <w:vAlign w:val="center"/>
            <w:hideMark/>
          </w:tcPr>
          <w:p w:rsidR="008148D5" w:rsidRPr="008148D5" w:rsidRDefault="008148D5" w:rsidP="008148D5">
            <w:pPr>
              <w:spacing w:after="0" w:line="240" w:lineRule="auto"/>
              <w:jc w:val="center"/>
              <w:rPr>
                <w:rFonts w:ascii="Times New Roman" w:eastAsia="Times New Roman" w:hAnsi="Times New Roman" w:cs="Times New Roman"/>
                <w:b/>
                <w:bCs/>
                <w:sz w:val="24"/>
                <w:szCs w:val="24"/>
              </w:rPr>
            </w:pPr>
            <w:r w:rsidRPr="008148D5">
              <w:rPr>
                <w:rFonts w:ascii="Times New Roman" w:eastAsia="Times New Roman" w:hAnsi="Times New Roman" w:cs="Times New Roman"/>
                <w:b/>
                <w:bCs/>
                <w:sz w:val="24"/>
                <w:szCs w:val="24"/>
              </w:rPr>
              <w:t>Response</w:t>
            </w:r>
          </w:p>
        </w:tc>
        <w:tc>
          <w:tcPr>
            <w:tcW w:w="0" w:type="auto"/>
            <w:vAlign w:val="center"/>
            <w:hideMark/>
          </w:tcPr>
          <w:p w:rsidR="008148D5" w:rsidRPr="008148D5" w:rsidRDefault="008148D5" w:rsidP="008148D5">
            <w:pPr>
              <w:spacing w:after="0" w:line="240" w:lineRule="auto"/>
              <w:jc w:val="center"/>
              <w:rPr>
                <w:rFonts w:ascii="Times New Roman" w:eastAsia="Times New Roman" w:hAnsi="Times New Roman" w:cs="Times New Roman"/>
                <w:b/>
                <w:bCs/>
                <w:sz w:val="24"/>
                <w:szCs w:val="24"/>
              </w:rPr>
            </w:pPr>
            <w:r w:rsidRPr="008148D5">
              <w:rPr>
                <w:rFonts w:ascii="Times New Roman" w:eastAsia="Times New Roman" w:hAnsi="Times New Roman" w:cs="Times New Roman"/>
                <w:b/>
                <w:bCs/>
                <w:sz w:val="24"/>
                <w:szCs w:val="24"/>
              </w:rPr>
              <w:t>Destination</w:t>
            </w:r>
          </w:p>
        </w:tc>
      </w:tr>
      <w:tr w:rsidR="008148D5" w:rsidRPr="008148D5" w:rsidTr="008148D5">
        <w:trPr>
          <w:tblCellSpacing w:w="15" w:type="dxa"/>
        </w:trPr>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b/>
                <w:bCs/>
                <w:sz w:val="24"/>
                <w:szCs w:val="24"/>
              </w:rPr>
              <w:t>User Registration</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User submits sign-up form</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User</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Validate input, create user account</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User Profile, Database</w:t>
            </w:r>
          </w:p>
        </w:tc>
      </w:tr>
      <w:tr w:rsidR="008148D5" w:rsidRPr="008148D5" w:rsidTr="008148D5">
        <w:trPr>
          <w:tblCellSpacing w:w="15" w:type="dxa"/>
        </w:trPr>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b/>
                <w:bCs/>
                <w:sz w:val="24"/>
                <w:szCs w:val="24"/>
              </w:rPr>
              <w:t>User Login</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User submits login form</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User</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Authenticate user, log in</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User Session, Homepage</w:t>
            </w:r>
          </w:p>
        </w:tc>
      </w:tr>
      <w:tr w:rsidR="008148D5" w:rsidRPr="008148D5" w:rsidTr="008148D5">
        <w:trPr>
          <w:tblCellSpacing w:w="15" w:type="dxa"/>
        </w:trPr>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b/>
                <w:bCs/>
                <w:sz w:val="24"/>
                <w:szCs w:val="24"/>
              </w:rPr>
              <w:t>User Logout</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User clicks logout button</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User</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End session, log out</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Login Page</w:t>
            </w:r>
          </w:p>
        </w:tc>
      </w:tr>
      <w:tr w:rsidR="008148D5" w:rsidRPr="008148D5" w:rsidTr="008148D5">
        <w:trPr>
          <w:tblCellSpacing w:w="15" w:type="dxa"/>
        </w:trPr>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b/>
                <w:bCs/>
                <w:sz w:val="24"/>
                <w:szCs w:val="24"/>
              </w:rPr>
              <w:t>Create Poll</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User submits poll creation form</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User</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Validate and store poll data</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Database, Poll List</w:t>
            </w:r>
          </w:p>
        </w:tc>
      </w:tr>
      <w:tr w:rsidR="008148D5" w:rsidRPr="008148D5" w:rsidTr="008148D5">
        <w:trPr>
          <w:tblCellSpacing w:w="15" w:type="dxa"/>
        </w:trPr>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b/>
                <w:bCs/>
                <w:sz w:val="24"/>
                <w:szCs w:val="24"/>
              </w:rPr>
              <w:t>View Polls</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User navigates to homepage or polls page</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User</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Fetch and display all polls</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Homepage</w:t>
            </w:r>
          </w:p>
        </w:tc>
      </w:tr>
      <w:tr w:rsidR="008148D5" w:rsidRPr="008148D5" w:rsidTr="008148D5">
        <w:trPr>
          <w:tblCellSpacing w:w="15" w:type="dxa"/>
        </w:trPr>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b/>
                <w:bCs/>
                <w:sz w:val="24"/>
                <w:szCs w:val="24"/>
              </w:rPr>
              <w:t>Vote on Poll</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User selects option and submits vote</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User</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Validate vote, update poll results</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Database, Poll Details Page</w:t>
            </w:r>
          </w:p>
        </w:tc>
      </w:tr>
      <w:tr w:rsidR="008148D5" w:rsidRPr="008148D5" w:rsidTr="008148D5">
        <w:trPr>
          <w:tblCellSpacing w:w="15" w:type="dxa"/>
        </w:trPr>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b/>
                <w:bCs/>
                <w:sz w:val="24"/>
                <w:szCs w:val="24"/>
              </w:rPr>
              <w:t>Comment on Poll</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User submits comment on poll</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User</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Validate comment, update poll comments</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Database, Poll Details Page</w:t>
            </w:r>
          </w:p>
        </w:tc>
      </w:tr>
      <w:tr w:rsidR="008148D5" w:rsidRPr="008148D5" w:rsidTr="008148D5">
        <w:trPr>
          <w:tblCellSpacing w:w="15" w:type="dxa"/>
        </w:trPr>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b/>
                <w:bCs/>
                <w:sz w:val="24"/>
                <w:szCs w:val="24"/>
              </w:rPr>
              <w:t>View Poll Results</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User clicks on poll result button</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User</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Fetch poll results</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Poll Details Page</w:t>
            </w:r>
          </w:p>
        </w:tc>
      </w:tr>
      <w:tr w:rsidR="008148D5" w:rsidRPr="008148D5" w:rsidTr="008148D5">
        <w:trPr>
          <w:tblCellSpacing w:w="15" w:type="dxa"/>
        </w:trPr>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b/>
                <w:bCs/>
                <w:sz w:val="24"/>
                <w:szCs w:val="24"/>
              </w:rPr>
              <w:t>Edit Profile</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User submits updated profile information</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User</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Validate and update profile data</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Database, Profile Page</w:t>
            </w:r>
          </w:p>
        </w:tc>
      </w:tr>
      <w:tr w:rsidR="008148D5" w:rsidRPr="008148D5" w:rsidTr="008148D5">
        <w:trPr>
          <w:tblCellSpacing w:w="15" w:type="dxa"/>
        </w:trPr>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b/>
                <w:bCs/>
                <w:sz w:val="24"/>
                <w:szCs w:val="24"/>
              </w:rPr>
              <w:t>View User Profile</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User navigates to another user's profile page</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User</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Fetch and display user profile</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Profile Page</w:t>
            </w:r>
          </w:p>
        </w:tc>
      </w:tr>
      <w:tr w:rsidR="008148D5" w:rsidRPr="008148D5" w:rsidTr="008148D5">
        <w:trPr>
          <w:tblCellSpacing w:w="15" w:type="dxa"/>
        </w:trPr>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b/>
                <w:bCs/>
                <w:sz w:val="24"/>
                <w:szCs w:val="24"/>
              </w:rPr>
              <w:t>Analyze Poll Results</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Admin or user views poll results for analysis</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User/Admin</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Fetch data and display analytics</w:t>
            </w:r>
          </w:p>
        </w:tc>
        <w:tc>
          <w:tcPr>
            <w:tcW w:w="0" w:type="auto"/>
            <w:vAlign w:val="center"/>
            <w:hideMark/>
          </w:tcPr>
          <w:p w:rsidR="008148D5" w:rsidRPr="008148D5" w:rsidRDefault="008148D5" w:rsidP="008148D5">
            <w:pPr>
              <w:spacing w:after="0" w:line="240" w:lineRule="auto"/>
              <w:rPr>
                <w:rFonts w:ascii="Times New Roman" w:eastAsia="Times New Roman" w:hAnsi="Times New Roman" w:cs="Times New Roman"/>
                <w:sz w:val="24"/>
                <w:szCs w:val="24"/>
              </w:rPr>
            </w:pPr>
            <w:r w:rsidRPr="008148D5">
              <w:rPr>
                <w:rFonts w:ascii="Times New Roman" w:eastAsia="Times New Roman" w:hAnsi="Times New Roman" w:cs="Times New Roman"/>
                <w:sz w:val="24"/>
                <w:szCs w:val="24"/>
              </w:rPr>
              <w:t>Analytics Dashboard</w:t>
            </w:r>
          </w:p>
        </w:tc>
      </w:tr>
    </w:tbl>
    <w:p w:rsidR="008148D5" w:rsidRDefault="008148D5" w:rsidP="008148D5">
      <w:pPr>
        <w:tabs>
          <w:tab w:val="left" w:pos="2193"/>
          <w:tab w:val="left" w:pos="2625"/>
        </w:tabs>
        <w:jc w:val="both"/>
        <w:rPr>
          <w:b/>
          <w:sz w:val="36"/>
          <w:szCs w:val="36"/>
          <w:u w:val="single"/>
        </w:rPr>
      </w:pPr>
    </w:p>
    <w:p w:rsidR="008148D5" w:rsidRPr="008148D5" w:rsidRDefault="008148D5" w:rsidP="00E24125">
      <w:pPr>
        <w:tabs>
          <w:tab w:val="left" w:pos="2193"/>
        </w:tabs>
        <w:jc w:val="both"/>
        <w:rPr>
          <w:b/>
          <w:sz w:val="36"/>
          <w:szCs w:val="36"/>
          <w:u w:val="single"/>
        </w:rPr>
      </w:pPr>
    </w:p>
    <w:p w:rsidR="001469BA" w:rsidRDefault="001469BA" w:rsidP="001469BA">
      <w:pPr>
        <w:widowControl w:val="0"/>
        <w:autoSpaceDE w:val="0"/>
        <w:autoSpaceDN w:val="0"/>
        <w:adjustRightInd w:val="0"/>
        <w:rPr>
          <w:rFonts w:ascii="Times New Roman" w:hAnsi="Times New Roman"/>
          <w:color w:val="000000" w:themeColor="text1"/>
          <w:sz w:val="144"/>
          <w:szCs w:val="144"/>
        </w:rPr>
      </w:pPr>
    </w:p>
    <w:p w:rsidR="00187C81" w:rsidRDefault="00187C81" w:rsidP="001469BA">
      <w:pPr>
        <w:widowControl w:val="0"/>
        <w:autoSpaceDE w:val="0"/>
        <w:autoSpaceDN w:val="0"/>
        <w:adjustRightInd w:val="0"/>
        <w:rPr>
          <w:rFonts w:ascii="Times New Roman" w:hAnsi="Times New Roman"/>
          <w:color w:val="000000" w:themeColor="text1"/>
          <w:sz w:val="144"/>
          <w:szCs w:val="144"/>
        </w:rPr>
      </w:pPr>
    </w:p>
    <w:p w:rsidR="00187C81" w:rsidRDefault="00187C81" w:rsidP="001469BA">
      <w:pPr>
        <w:widowControl w:val="0"/>
        <w:autoSpaceDE w:val="0"/>
        <w:autoSpaceDN w:val="0"/>
        <w:adjustRightInd w:val="0"/>
        <w:rPr>
          <w:rFonts w:ascii="Times New Roman" w:hAnsi="Times New Roman"/>
          <w:color w:val="000000" w:themeColor="text1"/>
          <w:sz w:val="144"/>
          <w:szCs w:val="144"/>
        </w:rPr>
      </w:pPr>
    </w:p>
    <w:p w:rsidR="00187C81" w:rsidRDefault="00187C81" w:rsidP="001469BA">
      <w:pPr>
        <w:widowControl w:val="0"/>
        <w:autoSpaceDE w:val="0"/>
        <w:autoSpaceDN w:val="0"/>
        <w:adjustRightInd w:val="0"/>
        <w:rPr>
          <w:rFonts w:ascii="Times New Roman" w:hAnsi="Times New Roman"/>
          <w:color w:val="000000" w:themeColor="text1"/>
          <w:sz w:val="144"/>
          <w:szCs w:val="144"/>
        </w:rPr>
      </w:pPr>
    </w:p>
    <w:p w:rsidR="00187C81" w:rsidRDefault="00187C81" w:rsidP="001469BA">
      <w:pPr>
        <w:widowControl w:val="0"/>
        <w:autoSpaceDE w:val="0"/>
        <w:autoSpaceDN w:val="0"/>
        <w:adjustRightInd w:val="0"/>
        <w:rPr>
          <w:rFonts w:ascii="Times New Roman" w:hAnsi="Times New Roman"/>
          <w:color w:val="000000" w:themeColor="text1"/>
          <w:sz w:val="144"/>
          <w:szCs w:val="144"/>
        </w:rPr>
      </w:pPr>
    </w:p>
    <w:p w:rsidR="00F975C2" w:rsidRDefault="00F975C2" w:rsidP="007D587F">
      <w:pPr>
        <w:widowControl w:val="0"/>
        <w:autoSpaceDE w:val="0"/>
        <w:autoSpaceDN w:val="0"/>
        <w:adjustRightInd w:val="0"/>
        <w:jc w:val="center"/>
        <w:rPr>
          <w:rFonts w:ascii="Times New Roman" w:hAnsi="Times New Roman"/>
          <w:color w:val="000000" w:themeColor="text1"/>
          <w:sz w:val="96"/>
          <w:szCs w:val="96"/>
        </w:rPr>
      </w:pPr>
    </w:p>
    <w:p w:rsidR="00F975C2" w:rsidRDefault="00F975C2" w:rsidP="007D587F">
      <w:pPr>
        <w:widowControl w:val="0"/>
        <w:autoSpaceDE w:val="0"/>
        <w:autoSpaceDN w:val="0"/>
        <w:adjustRightInd w:val="0"/>
        <w:jc w:val="center"/>
        <w:rPr>
          <w:rFonts w:ascii="Times New Roman" w:hAnsi="Times New Roman"/>
          <w:color w:val="000000" w:themeColor="text1"/>
          <w:sz w:val="96"/>
          <w:szCs w:val="96"/>
        </w:rPr>
      </w:pPr>
    </w:p>
    <w:p w:rsidR="00C040D9" w:rsidRDefault="00C040D9" w:rsidP="007D587F">
      <w:pPr>
        <w:widowControl w:val="0"/>
        <w:autoSpaceDE w:val="0"/>
        <w:autoSpaceDN w:val="0"/>
        <w:adjustRightInd w:val="0"/>
        <w:jc w:val="center"/>
        <w:rPr>
          <w:rFonts w:ascii="Times New Roman" w:hAnsi="Times New Roman"/>
          <w:color w:val="000000" w:themeColor="text1"/>
          <w:sz w:val="144"/>
          <w:szCs w:val="144"/>
        </w:rPr>
      </w:pPr>
    </w:p>
    <w:p w:rsidR="00C040D9" w:rsidRDefault="00C040D9" w:rsidP="007D587F">
      <w:pPr>
        <w:widowControl w:val="0"/>
        <w:autoSpaceDE w:val="0"/>
        <w:autoSpaceDN w:val="0"/>
        <w:adjustRightInd w:val="0"/>
        <w:jc w:val="center"/>
        <w:rPr>
          <w:rFonts w:ascii="Times New Roman" w:hAnsi="Times New Roman"/>
          <w:color w:val="000000" w:themeColor="text1"/>
          <w:sz w:val="144"/>
          <w:szCs w:val="144"/>
        </w:rPr>
      </w:pPr>
    </w:p>
    <w:p w:rsidR="00F975C2" w:rsidRPr="00091867" w:rsidRDefault="007D587F" w:rsidP="007D587F">
      <w:pPr>
        <w:widowControl w:val="0"/>
        <w:autoSpaceDE w:val="0"/>
        <w:autoSpaceDN w:val="0"/>
        <w:adjustRightInd w:val="0"/>
        <w:jc w:val="center"/>
        <w:rPr>
          <w:rFonts w:ascii="Times New Roman" w:hAnsi="Times New Roman"/>
          <w:color w:val="000000" w:themeColor="text1"/>
          <w:sz w:val="144"/>
          <w:szCs w:val="144"/>
        </w:rPr>
      </w:pPr>
      <w:r w:rsidRPr="00091867">
        <w:rPr>
          <w:rFonts w:ascii="Times New Roman" w:hAnsi="Times New Roman"/>
          <w:color w:val="000000" w:themeColor="text1"/>
          <w:sz w:val="144"/>
          <w:szCs w:val="144"/>
        </w:rPr>
        <w:t xml:space="preserve">UML </w:t>
      </w:r>
    </w:p>
    <w:p w:rsidR="007D587F" w:rsidRPr="00091867" w:rsidRDefault="007D587F" w:rsidP="007D587F">
      <w:pPr>
        <w:widowControl w:val="0"/>
        <w:autoSpaceDE w:val="0"/>
        <w:autoSpaceDN w:val="0"/>
        <w:adjustRightInd w:val="0"/>
        <w:jc w:val="center"/>
        <w:rPr>
          <w:rFonts w:ascii="Times New Roman" w:hAnsi="Times New Roman"/>
          <w:color w:val="000000" w:themeColor="text1"/>
          <w:sz w:val="144"/>
          <w:szCs w:val="144"/>
        </w:rPr>
      </w:pPr>
      <w:r w:rsidRPr="00091867">
        <w:rPr>
          <w:rFonts w:ascii="Times New Roman" w:hAnsi="Times New Roman"/>
          <w:color w:val="000000" w:themeColor="text1"/>
          <w:sz w:val="144"/>
          <w:szCs w:val="144"/>
        </w:rPr>
        <w:t>DIAGRAM</w:t>
      </w:r>
    </w:p>
    <w:p w:rsidR="00187C81" w:rsidRDefault="00187C81" w:rsidP="001469BA">
      <w:pPr>
        <w:widowControl w:val="0"/>
        <w:autoSpaceDE w:val="0"/>
        <w:autoSpaceDN w:val="0"/>
        <w:adjustRightInd w:val="0"/>
        <w:rPr>
          <w:rFonts w:ascii="Times New Roman" w:hAnsi="Times New Roman"/>
          <w:color w:val="000000" w:themeColor="text1"/>
          <w:sz w:val="144"/>
          <w:szCs w:val="144"/>
        </w:rPr>
      </w:pPr>
    </w:p>
    <w:p w:rsidR="000123CF" w:rsidRDefault="000123CF" w:rsidP="001469BA">
      <w:pPr>
        <w:widowControl w:val="0"/>
        <w:autoSpaceDE w:val="0"/>
        <w:autoSpaceDN w:val="0"/>
        <w:adjustRightInd w:val="0"/>
        <w:rPr>
          <w:rFonts w:ascii="Times New Roman" w:hAnsi="Times New Roman"/>
          <w:color w:val="000000" w:themeColor="text1"/>
          <w:sz w:val="144"/>
          <w:szCs w:val="144"/>
        </w:rPr>
      </w:pPr>
    </w:p>
    <w:p w:rsidR="00C040D9" w:rsidRDefault="00C040D9" w:rsidP="001469BA">
      <w:pPr>
        <w:widowControl w:val="0"/>
        <w:autoSpaceDE w:val="0"/>
        <w:autoSpaceDN w:val="0"/>
        <w:adjustRightInd w:val="0"/>
        <w:rPr>
          <w:rFonts w:ascii="Times New Roman" w:hAnsi="Times New Roman"/>
          <w:color w:val="000000" w:themeColor="text1"/>
          <w:sz w:val="144"/>
          <w:szCs w:val="144"/>
        </w:rPr>
      </w:pPr>
    </w:p>
    <w:p w:rsidR="00DC6A6A" w:rsidRPr="00DC6A6A" w:rsidRDefault="00DC6A6A" w:rsidP="001469BA">
      <w:pPr>
        <w:widowControl w:val="0"/>
        <w:autoSpaceDE w:val="0"/>
        <w:autoSpaceDN w:val="0"/>
        <w:adjustRightInd w:val="0"/>
        <w:rPr>
          <w:rFonts w:ascii="Times New Roman" w:hAnsi="Times New Roman"/>
          <w:b/>
          <w:bCs/>
          <w:sz w:val="48"/>
          <w:szCs w:val="48"/>
          <w:u w:val="single"/>
        </w:rPr>
      </w:pPr>
      <w:r w:rsidRPr="008B6153">
        <w:rPr>
          <w:rFonts w:ascii="Times New Roman" w:hAnsi="Times New Roman"/>
          <w:b/>
          <w:bCs/>
          <w:sz w:val="32"/>
          <w:szCs w:val="48"/>
          <w:u w:val="single"/>
        </w:rPr>
        <w:t>Use Case Diagram</w:t>
      </w:r>
    </w:p>
    <w:p w:rsidR="00C852DB" w:rsidRDefault="00C852DB" w:rsidP="00C852DB">
      <w:pPr>
        <w:widowControl w:val="0"/>
        <w:autoSpaceDE w:val="0"/>
        <w:autoSpaceDN w:val="0"/>
        <w:adjustRightInd w:val="0"/>
        <w:rPr>
          <w:rFonts w:ascii="Times New Roman" w:hAnsi="Times New Roman"/>
          <w:color w:val="000000" w:themeColor="text1"/>
          <w:sz w:val="144"/>
          <w:szCs w:val="144"/>
        </w:rPr>
      </w:pPr>
      <w:r w:rsidRPr="00C852DB">
        <w:rPr>
          <w:noProof/>
        </w:rPr>
        <w:drawing>
          <wp:anchor distT="0" distB="0" distL="114300" distR="114300" simplePos="0" relativeHeight="251680256" behindDoc="0" locked="0" layoutInCell="1" allowOverlap="1">
            <wp:simplePos x="914400" y="916305"/>
            <wp:positionH relativeFrom="margin">
              <wp:align>center</wp:align>
            </wp:positionH>
            <wp:positionV relativeFrom="margin">
              <wp:align>center</wp:align>
            </wp:positionV>
            <wp:extent cx="5943600" cy="455422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4554220"/>
                    </a:xfrm>
                    <a:prstGeom prst="rect">
                      <a:avLst/>
                    </a:prstGeom>
                  </pic:spPr>
                </pic:pic>
              </a:graphicData>
            </a:graphic>
          </wp:anchor>
        </w:drawing>
      </w:r>
    </w:p>
    <w:p w:rsidR="00C852DB" w:rsidRPr="00C852DB" w:rsidRDefault="00C852DB" w:rsidP="00C852DB">
      <w:pPr>
        <w:widowControl w:val="0"/>
        <w:autoSpaceDE w:val="0"/>
        <w:autoSpaceDN w:val="0"/>
        <w:adjustRightInd w:val="0"/>
        <w:rPr>
          <w:rFonts w:ascii="Times New Roman" w:hAnsi="Times New Roman"/>
          <w:color w:val="000000" w:themeColor="text1"/>
          <w:sz w:val="96"/>
          <w:szCs w:val="144"/>
        </w:rPr>
      </w:pPr>
    </w:p>
    <w:p w:rsidR="00091867" w:rsidRPr="00091867" w:rsidRDefault="00383732" w:rsidP="00091867">
      <w:pPr>
        <w:ind w:firstLine="720"/>
        <w:rPr>
          <w:rFonts w:ascii="Times New Roman" w:hAnsi="Times New Roman"/>
          <w:b/>
          <w:bCs/>
          <w:sz w:val="32"/>
          <w:szCs w:val="32"/>
          <w:u w:val="single"/>
        </w:rPr>
      </w:pPr>
      <w:r w:rsidRPr="00383732">
        <w:rPr>
          <w:noProof/>
        </w:rPr>
        <w:drawing>
          <wp:anchor distT="0" distB="0" distL="114300" distR="114300" simplePos="0" relativeHeight="251681280" behindDoc="0" locked="0" layoutInCell="1" allowOverlap="1">
            <wp:simplePos x="1371600" y="1849755"/>
            <wp:positionH relativeFrom="margin">
              <wp:align>center</wp:align>
            </wp:positionH>
            <wp:positionV relativeFrom="margin">
              <wp:align>center</wp:align>
            </wp:positionV>
            <wp:extent cx="5943600" cy="4140835"/>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4140835"/>
                    </a:xfrm>
                    <a:prstGeom prst="rect">
                      <a:avLst/>
                    </a:prstGeom>
                  </pic:spPr>
                </pic:pic>
              </a:graphicData>
            </a:graphic>
          </wp:anchor>
        </w:drawing>
      </w:r>
      <w:r w:rsidR="00C04A6D">
        <w:rPr>
          <w:rFonts w:ascii="Times New Roman" w:hAnsi="Times New Roman"/>
          <w:b/>
          <w:bCs/>
          <w:sz w:val="32"/>
          <w:szCs w:val="32"/>
          <w:u w:val="single"/>
        </w:rPr>
        <w:t>Component Diagram</w:t>
      </w:r>
    </w:p>
    <w:p w:rsidR="000123CF" w:rsidRDefault="000123CF" w:rsidP="001469BA">
      <w:pPr>
        <w:widowControl w:val="0"/>
        <w:autoSpaceDE w:val="0"/>
        <w:autoSpaceDN w:val="0"/>
        <w:adjustRightInd w:val="0"/>
        <w:rPr>
          <w:rFonts w:ascii="Times New Roman" w:hAnsi="Times New Roman"/>
          <w:color w:val="000000" w:themeColor="text1"/>
          <w:sz w:val="144"/>
          <w:szCs w:val="144"/>
        </w:rPr>
      </w:pPr>
    </w:p>
    <w:p w:rsidR="00C852DB" w:rsidRDefault="00C852DB" w:rsidP="00091867">
      <w:pPr>
        <w:widowControl w:val="0"/>
        <w:autoSpaceDE w:val="0"/>
        <w:autoSpaceDN w:val="0"/>
        <w:adjustRightInd w:val="0"/>
        <w:rPr>
          <w:rFonts w:ascii="Times New Roman" w:hAnsi="Times New Roman"/>
          <w:b/>
          <w:bCs/>
          <w:sz w:val="32"/>
          <w:szCs w:val="48"/>
          <w:u w:val="single"/>
        </w:rPr>
      </w:pPr>
    </w:p>
    <w:p w:rsidR="00C852DB" w:rsidRDefault="00C852DB" w:rsidP="00091867">
      <w:pPr>
        <w:widowControl w:val="0"/>
        <w:autoSpaceDE w:val="0"/>
        <w:autoSpaceDN w:val="0"/>
        <w:adjustRightInd w:val="0"/>
        <w:rPr>
          <w:rFonts w:ascii="Times New Roman" w:hAnsi="Times New Roman"/>
          <w:b/>
          <w:bCs/>
          <w:sz w:val="32"/>
          <w:szCs w:val="48"/>
          <w:u w:val="single"/>
        </w:rPr>
      </w:pPr>
    </w:p>
    <w:p w:rsidR="00C852DB" w:rsidRPr="00C852DB" w:rsidRDefault="00C852DB" w:rsidP="00091867">
      <w:pPr>
        <w:widowControl w:val="0"/>
        <w:autoSpaceDE w:val="0"/>
        <w:autoSpaceDN w:val="0"/>
        <w:adjustRightInd w:val="0"/>
        <w:rPr>
          <w:rFonts w:ascii="Times New Roman" w:hAnsi="Times New Roman"/>
          <w:b/>
          <w:bCs/>
          <w:sz w:val="96"/>
          <w:szCs w:val="48"/>
          <w:u w:val="single"/>
        </w:rPr>
      </w:pPr>
    </w:p>
    <w:p w:rsidR="00091867" w:rsidRPr="00077903" w:rsidRDefault="00091867" w:rsidP="00091867">
      <w:pPr>
        <w:widowControl w:val="0"/>
        <w:autoSpaceDE w:val="0"/>
        <w:autoSpaceDN w:val="0"/>
        <w:adjustRightInd w:val="0"/>
        <w:rPr>
          <w:rFonts w:ascii="Times New Roman" w:hAnsi="Times New Roman"/>
          <w:b/>
          <w:bCs/>
          <w:sz w:val="48"/>
          <w:szCs w:val="48"/>
          <w:u w:val="single"/>
        </w:rPr>
      </w:pPr>
      <w:r>
        <w:rPr>
          <w:rFonts w:ascii="Times New Roman" w:hAnsi="Times New Roman"/>
          <w:b/>
          <w:bCs/>
          <w:sz w:val="32"/>
          <w:szCs w:val="48"/>
          <w:u w:val="single"/>
        </w:rPr>
        <w:t>Deployment</w:t>
      </w:r>
      <w:r w:rsidRPr="008B6153">
        <w:rPr>
          <w:rFonts w:ascii="Times New Roman" w:hAnsi="Times New Roman"/>
          <w:b/>
          <w:bCs/>
          <w:sz w:val="32"/>
          <w:szCs w:val="48"/>
          <w:u w:val="single"/>
        </w:rPr>
        <w:t xml:space="preserve"> Diagram</w:t>
      </w:r>
    </w:p>
    <w:p w:rsidR="00091867" w:rsidRDefault="00091867" w:rsidP="00091867">
      <w:pPr>
        <w:widowControl w:val="0"/>
        <w:autoSpaceDE w:val="0"/>
        <w:autoSpaceDN w:val="0"/>
        <w:adjustRightInd w:val="0"/>
        <w:rPr>
          <w:noProof/>
          <w:lang w:val="en-IN" w:eastAsia="en-IN"/>
        </w:rPr>
      </w:pPr>
    </w:p>
    <w:p w:rsidR="00235EF7" w:rsidRDefault="00235EF7" w:rsidP="001469BA">
      <w:pPr>
        <w:widowControl w:val="0"/>
        <w:autoSpaceDE w:val="0"/>
        <w:autoSpaceDN w:val="0"/>
        <w:adjustRightInd w:val="0"/>
        <w:rPr>
          <w:rFonts w:ascii="Times New Roman" w:hAnsi="Times New Roman"/>
          <w:b/>
          <w:bCs/>
          <w:sz w:val="32"/>
          <w:szCs w:val="48"/>
          <w:u w:val="single"/>
        </w:rPr>
      </w:pPr>
    </w:p>
    <w:p w:rsidR="00C852DB" w:rsidRDefault="00383732" w:rsidP="001469BA">
      <w:pPr>
        <w:widowControl w:val="0"/>
        <w:autoSpaceDE w:val="0"/>
        <w:autoSpaceDN w:val="0"/>
        <w:adjustRightInd w:val="0"/>
        <w:rPr>
          <w:rFonts w:ascii="Times New Roman" w:hAnsi="Times New Roman"/>
          <w:b/>
          <w:bCs/>
          <w:sz w:val="32"/>
          <w:szCs w:val="48"/>
          <w:u w:val="single"/>
        </w:rPr>
      </w:pPr>
      <w:r w:rsidRPr="00383732">
        <w:rPr>
          <w:noProof/>
        </w:rPr>
        <w:drawing>
          <wp:anchor distT="0" distB="0" distL="114300" distR="114300" simplePos="0" relativeHeight="251682304" behindDoc="0" locked="0" layoutInCell="1" allowOverlap="1">
            <wp:simplePos x="0" y="0"/>
            <wp:positionH relativeFrom="margin">
              <wp:align>right</wp:align>
            </wp:positionH>
            <wp:positionV relativeFrom="margin">
              <wp:posOffset>2335530</wp:posOffset>
            </wp:positionV>
            <wp:extent cx="6428105" cy="202057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428105" cy="2020570"/>
                    </a:xfrm>
                    <a:prstGeom prst="rect">
                      <a:avLst/>
                    </a:prstGeom>
                  </pic:spPr>
                </pic:pic>
              </a:graphicData>
            </a:graphic>
            <wp14:sizeRelH relativeFrom="margin">
              <wp14:pctWidth>0</wp14:pctWidth>
            </wp14:sizeRelH>
            <wp14:sizeRelV relativeFrom="margin">
              <wp14:pctHeight>0</wp14:pctHeight>
            </wp14:sizeRelV>
          </wp:anchor>
        </w:drawing>
      </w:r>
    </w:p>
    <w:p w:rsidR="00C852DB" w:rsidRDefault="00C852DB" w:rsidP="001469BA">
      <w:pPr>
        <w:widowControl w:val="0"/>
        <w:autoSpaceDE w:val="0"/>
        <w:autoSpaceDN w:val="0"/>
        <w:adjustRightInd w:val="0"/>
        <w:rPr>
          <w:rFonts w:ascii="Times New Roman" w:hAnsi="Times New Roman"/>
          <w:b/>
          <w:bCs/>
          <w:sz w:val="32"/>
          <w:szCs w:val="48"/>
          <w:u w:val="single"/>
        </w:rPr>
      </w:pPr>
    </w:p>
    <w:p w:rsidR="00C852DB" w:rsidRDefault="00C852DB" w:rsidP="001469BA">
      <w:pPr>
        <w:widowControl w:val="0"/>
        <w:autoSpaceDE w:val="0"/>
        <w:autoSpaceDN w:val="0"/>
        <w:adjustRightInd w:val="0"/>
        <w:rPr>
          <w:rFonts w:ascii="Times New Roman" w:hAnsi="Times New Roman"/>
          <w:b/>
          <w:bCs/>
          <w:sz w:val="32"/>
          <w:szCs w:val="48"/>
          <w:u w:val="single"/>
        </w:rPr>
      </w:pPr>
    </w:p>
    <w:p w:rsidR="00C852DB" w:rsidRDefault="00C852DB" w:rsidP="001469BA">
      <w:pPr>
        <w:widowControl w:val="0"/>
        <w:autoSpaceDE w:val="0"/>
        <w:autoSpaceDN w:val="0"/>
        <w:adjustRightInd w:val="0"/>
        <w:rPr>
          <w:rFonts w:ascii="Times New Roman" w:hAnsi="Times New Roman"/>
          <w:b/>
          <w:bCs/>
          <w:sz w:val="32"/>
          <w:szCs w:val="48"/>
          <w:u w:val="single"/>
        </w:rPr>
      </w:pPr>
    </w:p>
    <w:p w:rsidR="00C852DB" w:rsidRDefault="00C852DB" w:rsidP="001469BA">
      <w:pPr>
        <w:widowControl w:val="0"/>
        <w:autoSpaceDE w:val="0"/>
        <w:autoSpaceDN w:val="0"/>
        <w:adjustRightInd w:val="0"/>
        <w:rPr>
          <w:rFonts w:ascii="Times New Roman" w:hAnsi="Times New Roman"/>
          <w:b/>
          <w:bCs/>
          <w:sz w:val="32"/>
          <w:szCs w:val="48"/>
          <w:u w:val="single"/>
        </w:rPr>
      </w:pPr>
    </w:p>
    <w:p w:rsidR="00C852DB" w:rsidRDefault="00C852DB" w:rsidP="001469BA">
      <w:pPr>
        <w:widowControl w:val="0"/>
        <w:autoSpaceDE w:val="0"/>
        <w:autoSpaceDN w:val="0"/>
        <w:adjustRightInd w:val="0"/>
        <w:rPr>
          <w:rFonts w:ascii="Times New Roman" w:hAnsi="Times New Roman"/>
          <w:b/>
          <w:bCs/>
          <w:sz w:val="32"/>
          <w:szCs w:val="48"/>
          <w:u w:val="single"/>
        </w:rPr>
      </w:pPr>
    </w:p>
    <w:p w:rsidR="00C852DB" w:rsidRDefault="00C852DB" w:rsidP="001469BA">
      <w:pPr>
        <w:widowControl w:val="0"/>
        <w:autoSpaceDE w:val="0"/>
        <w:autoSpaceDN w:val="0"/>
        <w:adjustRightInd w:val="0"/>
        <w:rPr>
          <w:rFonts w:ascii="Times New Roman" w:hAnsi="Times New Roman"/>
          <w:b/>
          <w:bCs/>
          <w:sz w:val="32"/>
          <w:szCs w:val="48"/>
          <w:u w:val="single"/>
        </w:rPr>
      </w:pPr>
    </w:p>
    <w:p w:rsidR="00C852DB" w:rsidRDefault="00C852DB" w:rsidP="001469BA">
      <w:pPr>
        <w:widowControl w:val="0"/>
        <w:autoSpaceDE w:val="0"/>
        <w:autoSpaceDN w:val="0"/>
        <w:adjustRightInd w:val="0"/>
        <w:rPr>
          <w:rFonts w:ascii="Times New Roman" w:hAnsi="Times New Roman"/>
          <w:b/>
          <w:bCs/>
          <w:sz w:val="32"/>
          <w:szCs w:val="48"/>
          <w:u w:val="single"/>
        </w:rPr>
      </w:pPr>
    </w:p>
    <w:p w:rsidR="00C852DB" w:rsidRDefault="00C852DB" w:rsidP="001469BA">
      <w:pPr>
        <w:widowControl w:val="0"/>
        <w:autoSpaceDE w:val="0"/>
        <w:autoSpaceDN w:val="0"/>
        <w:adjustRightInd w:val="0"/>
        <w:rPr>
          <w:rFonts w:ascii="Times New Roman" w:hAnsi="Times New Roman"/>
          <w:b/>
          <w:bCs/>
          <w:sz w:val="32"/>
          <w:szCs w:val="48"/>
          <w:u w:val="single"/>
        </w:rPr>
      </w:pPr>
    </w:p>
    <w:p w:rsidR="00C852DB" w:rsidRPr="00C852DB" w:rsidRDefault="00C852DB" w:rsidP="001469BA">
      <w:pPr>
        <w:widowControl w:val="0"/>
        <w:autoSpaceDE w:val="0"/>
        <w:autoSpaceDN w:val="0"/>
        <w:adjustRightInd w:val="0"/>
        <w:rPr>
          <w:rFonts w:ascii="Times New Roman" w:hAnsi="Times New Roman"/>
          <w:b/>
          <w:bCs/>
          <w:sz w:val="96"/>
          <w:szCs w:val="48"/>
          <w:u w:val="single"/>
        </w:rPr>
      </w:pPr>
    </w:p>
    <w:p w:rsidR="00A35075" w:rsidRDefault="00A35075" w:rsidP="001469BA">
      <w:pPr>
        <w:widowControl w:val="0"/>
        <w:autoSpaceDE w:val="0"/>
        <w:autoSpaceDN w:val="0"/>
        <w:adjustRightInd w:val="0"/>
        <w:rPr>
          <w:rFonts w:ascii="Times New Roman" w:hAnsi="Times New Roman"/>
          <w:b/>
          <w:bCs/>
          <w:sz w:val="32"/>
          <w:szCs w:val="48"/>
          <w:u w:val="single"/>
        </w:rPr>
      </w:pPr>
    </w:p>
    <w:p w:rsidR="00A35075" w:rsidRDefault="00A35075" w:rsidP="001469BA">
      <w:pPr>
        <w:widowControl w:val="0"/>
        <w:autoSpaceDE w:val="0"/>
        <w:autoSpaceDN w:val="0"/>
        <w:adjustRightInd w:val="0"/>
        <w:rPr>
          <w:rFonts w:ascii="Times New Roman" w:hAnsi="Times New Roman"/>
          <w:b/>
          <w:bCs/>
          <w:sz w:val="32"/>
          <w:szCs w:val="48"/>
          <w:u w:val="single"/>
        </w:rPr>
      </w:pPr>
    </w:p>
    <w:p w:rsidR="00A65018" w:rsidRDefault="00091867" w:rsidP="001469BA">
      <w:pPr>
        <w:widowControl w:val="0"/>
        <w:autoSpaceDE w:val="0"/>
        <w:autoSpaceDN w:val="0"/>
        <w:adjustRightInd w:val="0"/>
        <w:rPr>
          <w:rFonts w:ascii="Times New Roman" w:hAnsi="Times New Roman"/>
          <w:b/>
          <w:bCs/>
          <w:sz w:val="32"/>
          <w:szCs w:val="48"/>
          <w:u w:val="single"/>
        </w:rPr>
      </w:pPr>
      <w:r>
        <w:rPr>
          <w:rFonts w:ascii="Times New Roman" w:hAnsi="Times New Roman"/>
          <w:b/>
          <w:bCs/>
          <w:sz w:val="32"/>
          <w:szCs w:val="48"/>
          <w:u w:val="single"/>
        </w:rPr>
        <w:t>State</w:t>
      </w:r>
      <w:r w:rsidRPr="008B6153">
        <w:rPr>
          <w:rFonts w:ascii="Times New Roman" w:hAnsi="Times New Roman"/>
          <w:b/>
          <w:bCs/>
          <w:sz w:val="32"/>
          <w:szCs w:val="48"/>
          <w:u w:val="single"/>
        </w:rPr>
        <w:t>Diagram</w:t>
      </w:r>
    </w:p>
    <w:p w:rsidR="00091867" w:rsidRDefault="00A35075" w:rsidP="001469BA">
      <w:pPr>
        <w:widowControl w:val="0"/>
        <w:autoSpaceDE w:val="0"/>
        <w:autoSpaceDN w:val="0"/>
        <w:adjustRightInd w:val="0"/>
        <w:rPr>
          <w:rFonts w:ascii="Times New Roman" w:hAnsi="Times New Roman"/>
          <w:b/>
          <w:bCs/>
          <w:sz w:val="48"/>
          <w:szCs w:val="48"/>
          <w:u w:val="single"/>
        </w:rPr>
      </w:pPr>
      <w:r w:rsidRPr="00A35075">
        <w:rPr>
          <w:noProof/>
        </w:rPr>
        <w:drawing>
          <wp:inline distT="0" distB="0" distL="0" distR="0" wp14:anchorId="5A608754" wp14:editId="28B6E565">
            <wp:extent cx="5182323" cy="3496163"/>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2323" cy="3496163"/>
                    </a:xfrm>
                    <a:prstGeom prst="rect">
                      <a:avLst/>
                    </a:prstGeom>
                  </pic:spPr>
                </pic:pic>
              </a:graphicData>
            </a:graphic>
          </wp:inline>
        </w:drawing>
      </w:r>
    </w:p>
    <w:p w:rsidR="00235EF7" w:rsidRDefault="00235EF7" w:rsidP="001469BA">
      <w:pPr>
        <w:widowControl w:val="0"/>
        <w:autoSpaceDE w:val="0"/>
        <w:autoSpaceDN w:val="0"/>
        <w:adjustRightInd w:val="0"/>
        <w:rPr>
          <w:rFonts w:ascii="Times New Roman" w:hAnsi="Times New Roman"/>
          <w:b/>
          <w:bCs/>
          <w:sz w:val="32"/>
          <w:szCs w:val="48"/>
          <w:u w:val="single"/>
        </w:rPr>
      </w:pPr>
    </w:p>
    <w:p w:rsidR="00A35075" w:rsidRDefault="00A35075" w:rsidP="001469BA">
      <w:pPr>
        <w:widowControl w:val="0"/>
        <w:autoSpaceDE w:val="0"/>
        <w:autoSpaceDN w:val="0"/>
        <w:adjustRightInd w:val="0"/>
        <w:rPr>
          <w:rFonts w:ascii="Times New Roman" w:hAnsi="Times New Roman"/>
          <w:b/>
          <w:bCs/>
          <w:sz w:val="32"/>
          <w:szCs w:val="48"/>
          <w:u w:val="single"/>
        </w:rPr>
      </w:pPr>
    </w:p>
    <w:p w:rsidR="00A35075" w:rsidRDefault="00A35075" w:rsidP="001469BA">
      <w:pPr>
        <w:widowControl w:val="0"/>
        <w:autoSpaceDE w:val="0"/>
        <w:autoSpaceDN w:val="0"/>
        <w:adjustRightInd w:val="0"/>
        <w:rPr>
          <w:rFonts w:ascii="Times New Roman" w:hAnsi="Times New Roman"/>
          <w:b/>
          <w:bCs/>
          <w:sz w:val="32"/>
          <w:szCs w:val="48"/>
          <w:u w:val="single"/>
        </w:rPr>
      </w:pPr>
    </w:p>
    <w:p w:rsidR="00A35075" w:rsidRDefault="00A35075" w:rsidP="001469BA">
      <w:pPr>
        <w:widowControl w:val="0"/>
        <w:autoSpaceDE w:val="0"/>
        <w:autoSpaceDN w:val="0"/>
        <w:adjustRightInd w:val="0"/>
        <w:rPr>
          <w:rFonts w:ascii="Times New Roman" w:hAnsi="Times New Roman"/>
          <w:b/>
          <w:bCs/>
          <w:sz w:val="32"/>
          <w:szCs w:val="48"/>
          <w:u w:val="single"/>
        </w:rPr>
      </w:pPr>
    </w:p>
    <w:p w:rsidR="00A35075" w:rsidRDefault="00A35075" w:rsidP="001469BA">
      <w:pPr>
        <w:widowControl w:val="0"/>
        <w:autoSpaceDE w:val="0"/>
        <w:autoSpaceDN w:val="0"/>
        <w:adjustRightInd w:val="0"/>
        <w:rPr>
          <w:rFonts w:ascii="Times New Roman" w:hAnsi="Times New Roman"/>
          <w:b/>
          <w:bCs/>
          <w:sz w:val="32"/>
          <w:szCs w:val="48"/>
          <w:u w:val="single"/>
        </w:rPr>
      </w:pPr>
    </w:p>
    <w:p w:rsidR="00A35075" w:rsidRDefault="00A35075" w:rsidP="001469BA">
      <w:pPr>
        <w:widowControl w:val="0"/>
        <w:autoSpaceDE w:val="0"/>
        <w:autoSpaceDN w:val="0"/>
        <w:adjustRightInd w:val="0"/>
        <w:rPr>
          <w:rFonts w:ascii="Times New Roman" w:hAnsi="Times New Roman"/>
          <w:b/>
          <w:bCs/>
          <w:sz w:val="32"/>
          <w:szCs w:val="48"/>
          <w:u w:val="single"/>
        </w:rPr>
      </w:pPr>
    </w:p>
    <w:p w:rsidR="00A35075" w:rsidRDefault="00A35075" w:rsidP="001469BA">
      <w:pPr>
        <w:widowControl w:val="0"/>
        <w:autoSpaceDE w:val="0"/>
        <w:autoSpaceDN w:val="0"/>
        <w:adjustRightInd w:val="0"/>
        <w:rPr>
          <w:rFonts w:ascii="Times New Roman" w:hAnsi="Times New Roman"/>
          <w:b/>
          <w:bCs/>
          <w:sz w:val="32"/>
          <w:szCs w:val="48"/>
          <w:u w:val="single"/>
        </w:rPr>
      </w:pPr>
    </w:p>
    <w:p w:rsidR="00A35075" w:rsidRDefault="00A35075" w:rsidP="001469BA">
      <w:pPr>
        <w:widowControl w:val="0"/>
        <w:autoSpaceDE w:val="0"/>
        <w:autoSpaceDN w:val="0"/>
        <w:adjustRightInd w:val="0"/>
        <w:rPr>
          <w:rFonts w:ascii="Times New Roman" w:hAnsi="Times New Roman"/>
          <w:b/>
          <w:bCs/>
          <w:sz w:val="32"/>
          <w:szCs w:val="48"/>
          <w:u w:val="single"/>
        </w:rPr>
      </w:pPr>
    </w:p>
    <w:p w:rsidR="00A35075" w:rsidRDefault="00A35075" w:rsidP="001469BA">
      <w:pPr>
        <w:widowControl w:val="0"/>
        <w:autoSpaceDE w:val="0"/>
        <w:autoSpaceDN w:val="0"/>
        <w:adjustRightInd w:val="0"/>
        <w:rPr>
          <w:rFonts w:ascii="Times New Roman" w:hAnsi="Times New Roman"/>
          <w:b/>
          <w:bCs/>
          <w:sz w:val="32"/>
          <w:szCs w:val="48"/>
          <w:u w:val="single"/>
        </w:rPr>
      </w:pPr>
    </w:p>
    <w:p w:rsidR="00A35075" w:rsidRDefault="00A35075" w:rsidP="001469BA">
      <w:pPr>
        <w:widowControl w:val="0"/>
        <w:autoSpaceDE w:val="0"/>
        <w:autoSpaceDN w:val="0"/>
        <w:adjustRightInd w:val="0"/>
        <w:rPr>
          <w:rFonts w:ascii="Times New Roman" w:hAnsi="Times New Roman"/>
          <w:b/>
          <w:bCs/>
          <w:sz w:val="32"/>
          <w:szCs w:val="48"/>
          <w:u w:val="single"/>
        </w:rPr>
      </w:pPr>
    </w:p>
    <w:p w:rsidR="00A35075" w:rsidRDefault="00A35075" w:rsidP="001469BA">
      <w:pPr>
        <w:widowControl w:val="0"/>
        <w:autoSpaceDE w:val="0"/>
        <w:autoSpaceDN w:val="0"/>
        <w:adjustRightInd w:val="0"/>
        <w:rPr>
          <w:rFonts w:ascii="Times New Roman" w:hAnsi="Times New Roman"/>
          <w:b/>
          <w:bCs/>
          <w:sz w:val="32"/>
          <w:szCs w:val="48"/>
          <w:u w:val="single"/>
        </w:rPr>
      </w:pPr>
    </w:p>
    <w:p w:rsidR="00077903" w:rsidRPr="00077903" w:rsidRDefault="00077903" w:rsidP="001469BA">
      <w:pPr>
        <w:widowControl w:val="0"/>
        <w:autoSpaceDE w:val="0"/>
        <w:autoSpaceDN w:val="0"/>
        <w:adjustRightInd w:val="0"/>
        <w:rPr>
          <w:rFonts w:ascii="Times New Roman" w:hAnsi="Times New Roman"/>
          <w:b/>
          <w:bCs/>
          <w:sz w:val="48"/>
          <w:szCs w:val="48"/>
          <w:u w:val="single"/>
        </w:rPr>
      </w:pPr>
      <w:r>
        <w:rPr>
          <w:rFonts w:ascii="Times New Roman" w:hAnsi="Times New Roman"/>
          <w:b/>
          <w:bCs/>
          <w:sz w:val="32"/>
          <w:szCs w:val="48"/>
          <w:u w:val="single"/>
        </w:rPr>
        <w:t xml:space="preserve">Class </w:t>
      </w:r>
      <w:r w:rsidRPr="008B6153">
        <w:rPr>
          <w:rFonts w:ascii="Times New Roman" w:hAnsi="Times New Roman"/>
          <w:b/>
          <w:bCs/>
          <w:sz w:val="32"/>
          <w:szCs w:val="48"/>
          <w:u w:val="single"/>
        </w:rPr>
        <w:t xml:space="preserve"> Diagram</w:t>
      </w:r>
    </w:p>
    <w:p w:rsidR="00091867" w:rsidRDefault="00C376DA" w:rsidP="00091867">
      <w:pPr>
        <w:widowControl w:val="0"/>
        <w:autoSpaceDE w:val="0"/>
        <w:autoSpaceDN w:val="0"/>
        <w:adjustRightInd w:val="0"/>
        <w:rPr>
          <w:rFonts w:ascii="Times New Roman" w:hAnsi="Times New Roman"/>
          <w:color w:val="000000" w:themeColor="text1"/>
          <w:sz w:val="144"/>
          <w:szCs w:val="144"/>
        </w:rPr>
      </w:pPr>
      <w:r>
        <w:rPr>
          <w:noProof/>
        </w:rPr>
        <w:drawing>
          <wp:anchor distT="0" distB="0" distL="114300" distR="114300" simplePos="0" relativeHeight="251683328" behindDoc="0" locked="0" layoutInCell="1" allowOverlap="1">
            <wp:simplePos x="0" y="0"/>
            <wp:positionH relativeFrom="margin">
              <wp:posOffset>685800</wp:posOffset>
            </wp:positionH>
            <wp:positionV relativeFrom="margin">
              <wp:posOffset>1762760</wp:posOffset>
            </wp:positionV>
            <wp:extent cx="4286250" cy="3904615"/>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86250" cy="3904615"/>
                    </a:xfrm>
                    <a:prstGeom prst="rect">
                      <a:avLst/>
                    </a:prstGeom>
                  </pic:spPr>
                </pic:pic>
              </a:graphicData>
            </a:graphic>
          </wp:anchor>
        </w:drawing>
      </w:r>
    </w:p>
    <w:p w:rsidR="007531EE" w:rsidRDefault="007531EE" w:rsidP="00D96195">
      <w:pPr>
        <w:widowControl w:val="0"/>
        <w:autoSpaceDE w:val="0"/>
        <w:autoSpaceDN w:val="0"/>
        <w:adjustRightInd w:val="0"/>
        <w:rPr>
          <w:rFonts w:ascii="Times New Roman" w:hAnsi="Times New Roman"/>
          <w:b/>
          <w:bCs/>
          <w:sz w:val="32"/>
          <w:szCs w:val="48"/>
          <w:u w:val="single"/>
        </w:rPr>
      </w:pPr>
    </w:p>
    <w:p w:rsidR="007531EE" w:rsidRDefault="007531EE" w:rsidP="00D96195">
      <w:pPr>
        <w:widowControl w:val="0"/>
        <w:autoSpaceDE w:val="0"/>
        <w:autoSpaceDN w:val="0"/>
        <w:adjustRightInd w:val="0"/>
        <w:rPr>
          <w:rFonts w:ascii="Times New Roman" w:hAnsi="Times New Roman"/>
          <w:b/>
          <w:bCs/>
          <w:sz w:val="32"/>
          <w:szCs w:val="48"/>
          <w:u w:val="single"/>
        </w:rPr>
      </w:pPr>
    </w:p>
    <w:p w:rsidR="007531EE" w:rsidRDefault="007531EE" w:rsidP="00D96195">
      <w:pPr>
        <w:widowControl w:val="0"/>
        <w:autoSpaceDE w:val="0"/>
        <w:autoSpaceDN w:val="0"/>
        <w:adjustRightInd w:val="0"/>
        <w:rPr>
          <w:rFonts w:ascii="Times New Roman" w:hAnsi="Times New Roman"/>
          <w:b/>
          <w:bCs/>
          <w:sz w:val="32"/>
          <w:szCs w:val="48"/>
          <w:u w:val="single"/>
        </w:rPr>
      </w:pPr>
    </w:p>
    <w:p w:rsidR="007531EE" w:rsidRDefault="007531EE" w:rsidP="00D96195">
      <w:pPr>
        <w:widowControl w:val="0"/>
        <w:autoSpaceDE w:val="0"/>
        <w:autoSpaceDN w:val="0"/>
        <w:adjustRightInd w:val="0"/>
        <w:rPr>
          <w:rFonts w:ascii="Times New Roman" w:hAnsi="Times New Roman"/>
          <w:b/>
          <w:bCs/>
          <w:sz w:val="32"/>
          <w:szCs w:val="48"/>
          <w:u w:val="single"/>
        </w:rPr>
      </w:pPr>
    </w:p>
    <w:p w:rsidR="007531EE" w:rsidRDefault="007531EE" w:rsidP="00D96195">
      <w:pPr>
        <w:widowControl w:val="0"/>
        <w:autoSpaceDE w:val="0"/>
        <w:autoSpaceDN w:val="0"/>
        <w:adjustRightInd w:val="0"/>
        <w:rPr>
          <w:rFonts w:ascii="Times New Roman" w:hAnsi="Times New Roman"/>
          <w:b/>
          <w:bCs/>
          <w:sz w:val="32"/>
          <w:szCs w:val="48"/>
          <w:u w:val="single"/>
        </w:rPr>
      </w:pPr>
    </w:p>
    <w:p w:rsidR="007531EE" w:rsidRDefault="007531EE" w:rsidP="00D96195">
      <w:pPr>
        <w:widowControl w:val="0"/>
        <w:autoSpaceDE w:val="0"/>
        <w:autoSpaceDN w:val="0"/>
        <w:adjustRightInd w:val="0"/>
        <w:rPr>
          <w:rFonts w:ascii="Times New Roman" w:hAnsi="Times New Roman"/>
          <w:b/>
          <w:bCs/>
          <w:sz w:val="32"/>
          <w:szCs w:val="48"/>
          <w:u w:val="single"/>
        </w:rPr>
      </w:pPr>
    </w:p>
    <w:p w:rsidR="007531EE" w:rsidRDefault="007531EE" w:rsidP="00D96195">
      <w:pPr>
        <w:widowControl w:val="0"/>
        <w:autoSpaceDE w:val="0"/>
        <w:autoSpaceDN w:val="0"/>
        <w:adjustRightInd w:val="0"/>
        <w:rPr>
          <w:rFonts w:ascii="Times New Roman" w:hAnsi="Times New Roman"/>
          <w:b/>
          <w:bCs/>
          <w:sz w:val="32"/>
          <w:szCs w:val="48"/>
          <w:u w:val="single"/>
        </w:rPr>
      </w:pPr>
    </w:p>
    <w:p w:rsidR="007531EE" w:rsidRDefault="007531EE" w:rsidP="00D96195">
      <w:pPr>
        <w:widowControl w:val="0"/>
        <w:autoSpaceDE w:val="0"/>
        <w:autoSpaceDN w:val="0"/>
        <w:adjustRightInd w:val="0"/>
        <w:rPr>
          <w:rFonts w:ascii="Times New Roman" w:hAnsi="Times New Roman"/>
          <w:b/>
          <w:bCs/>
          <w:sz w:val="32"/>
          <w:szCs w:val="48"/>
          <w:u w:val="single"/>
        </w:rPr>
      </w:pPr>
    </w:p>
    <w:p w:rsidR="007531EE" w:rsidRDefault="007531EE" w:rsidP="00D96195">
      <w:pPr>
        <w:widowControl w:val="0"/>
        <w:autoSpaceDE w:val="0"/>
        <w:autoSpaceDN w:val="0"/>
        <w:adjustRightInd w:val="0"/>
        <w:rPr>
          <w:rFonts w:ascii="Times New Roman" w:hAnsi="Times New Roman"/>
          <w:b/>
          <w:bCs/>
          <w:sz w:val="32"/>
          <w:szCs w:val="48"/>
          <w:u w:val="single"/>
        </w:rPr>
      </w:pPr>
    </w:p>
    <w:p w:rsidR="007531EE" w:rsidRDefault="007531EE" w:rsidP="00D96195">
      <w:pPr>
        <w:widowControl w:val="0"/>
        <w:autoSpaceDE w:val="0"/>
        <w:autoSpaceDN w:val="0"/>
        <w:adjustRightInd w:val="0"/>
        <w:rPr>
          <w:rFonts w:ascii="Times New Roman" w:hAnsi="Times New Roman"/>
          <w:b/>
          <w:bCs/>
          <w:sz w:val="32"/>
          <w:szCs w:val="48"/>
          <w:u w:val="single"/>
        </w:rPr>
      </w:pPr>
    </w:p>
    <w:p w:rsidR="007531EE" w:rsidRDefault="007531EE" w:rsidP="00D96195">
      <w:pPr>
        <w:widowControl w:val="0"/>
        <w:autoSpaceDE w:val="0"/>
        <w:autoSpaceDN w:val="0"/>
        <w:adjustRightInd w:val="0"/>
        <w:rPr>
          <w:rFonts w:ascii="Times New Roman" w:hAnsi="Times New Roman"/>
          <w:b/>
          <w:bCs/>
          <w:sz w:val="32"/>
          <w:szCs w:val="48"/>
          <w:u w:val="single"/>
        </w:rPr>
      </w:pPr>
    </w:p>
    <w:p w:rsidR="007531EE" w:rsidRDefault="007531EE" w:rsidP="00D96195">
      <w:pPr>
        <w:widowControl w:val="0"/>
        <w:autoSpaceDE w:val="0"/>
        <w:autoSpaceDN w:val="0"/>
        <w:adjustRightInd w:val="0"/>
        <w:rPr>
          <w:rFonts w:ascii="Times New Roman" w:hAnsi="Times New Roman"/>
          <w:b/>
          <w:bCs/>
          <w:sz w:val="32"/>
          <w:szCs w:val="48"/>
          <w:u w:val="single"/>
        </w:rPr>
      </w:pPr>
    </w:p>
    <w:p w:rsidR="007531EE" w:rsidRDefault="007531EE" w:rsidP="00D96195">
      <w:pPr>
        <w:widowControl w:val="0"/>
        <w:autoSpaceDE w:val="0"/>
        <w:autoSpaceDN w:val="0"/>
        <w:adjustRightInd w:val="0"/>
        <w:rPr>
          <w:rFonts w:ascii="Times New Roman" w:hAnsi="Times New Roman"/>
          <w:b/>
          <w:bCs/>
          <w:sz w:val="32"/>
          <w:szCs w:val="48"/>
          <w:u w:val="single"/>
        </w:rPr>
      </w:pPr>
    </w:p>
    <w:p w:rsidR="007531EE" w:rsidRDefault="007531EE" w:rsidP="00D96195">
      <w:pPr>
        <w:widowControl w:val="0"/>
        <w:autoSpaceDE w:val="0"/>
        <w:autoSpaceDN w:val="0"/>
        <w:adjustRightInd w:val="0"/>
        <w:rPr>
          <w:rFonts w:ascii="Times New Roman" w:hAnsi="Times New Roman"/>
          <w:b/>
          <w:bCs/>
          <w:sz w:val="32"/>
          <w:szCs w:val="48"/>
          <w:u w:val="single"/>
        </w:rPr>
      </w:pPr>
    </w:p>
    <w:p w:rsidR="007531EE" w:rsidRDefault="007531EE" w:rsidP="00D96195">
      <w:pPr>
        <w:widowControl w:val="0"/>
        <w:autoSpaceDE w:val="0"/>
        <w:autoSpaceDN w:val="0"/>
        <w:adjustRightInd w:val="0"/>
        <w:rPr>
          <w:rFonts w:ascii="Times New Roman" w:hAnsi="Times New Roman"/>
          <w:b/>
          <w:bCs/>
          <w:sz w:val="32"/>
          <w:szCs w:val="48"/>
          <w:u w:val="single"/>
        </w:rPr>
      </w:pPr>
    </w:p>
    <w:p w:rsidR="007531EE" w:rsidRDefault="007531EE" w:rsidP="00D96195">
      <w:pPr>
        <w:widowControl w:val="0"/>
        <w:autoSpaceDE w:val="0"/>
        <w:autoSpaceDN w:val="0"/>
        <w:adjustRightInd w:val="0"/>
        <w:rPr>
          <w:rFonts w:ascii="Times New Roman" w:hAnsi="Times New Roman"/>
          <w:b/>
          <w:bCs/>
          <w:sz w:val="32"/>
          <w:szCs w:val="48"/>
          <w:u w:val="single"/>
        </w:rPr>
      </w:pPr>
    </w:p>
    <w:p w:rsidR="007531EE" w:rsidRDefault="007531EE" w:rsidP="00D96195">
      <w:pPr>
        <w:widowControl w:val="0"/>
        <w:autoSpaceDE w:val="0"/>
        <w:autoSpaceDN w:val="0"/>
        <w:adjustRightInd w:val="0"/>
        <w:rPr>
          <w:rFonts w:ascii="Times New Roman" w:hAnsi="Times New Roman"/>
          <w:b/>
          <w:bCs/>
          <w:sz w:val="32"/>
          <w:szCs w:val="48"/>
          <w:u w:val="single"/>
        </w:rPr>
      </w:pPr>
    </w:p>
    <w:p w:rsidR="00D96195" w:rsidRDefault="00D96195" w:rsidP="00D96195">
      <w:pPr>
        <w:widowControl w:val="0"/>
        <w:autoSpaceDE w:val="0"/>
        <w:autoSpaceDN w:val="0"/>
        <w:adjustRightInd w:val="0"/>
        <w:rPr>
          <w:rFonts w:ascii="Times New Roman" w:hAnsi="Times New Roman"/>
          <w:b/>
          <w:bCs/>
          <w:sz w:val="32"/>
          <w:szCs w:val="48"/>
          <w:u w:val="single"/>
        </w:rPr>
      </w:pPr>
      <w:r>
        <w:rPr>
          <w:rFonts w:ascii="Times New Roman" w:hAnsi="Times New Roman"/>
          <w:b/>
          <w:bCs/>
          <w:sz w:val="32"/>
          <w:szCs w:val="48"/>
          <w:u w:val="single"/>
        </w:rPr>
        <w:t>Collaboration</w:t>
      </w:r>
      <w:r w:rsidRPr="008B6153">
        <w:rPr>
          <w:rFonts w:ascii="Times New Roman" w:hAnsi="Times New Roman"/>
          <w:b/>
          <w:bCs/>
          <w:sz w:val="32"/>
          <w:szCs w:val="48"/>
          <w:u w:val="single"/>
        </w:rPr>
        <w:t>Diagram</w:t>
      </w:r>
    </w:p>
    <w:p w:rsidR="00317392" w:rsidRDefault="00E14950" w:rsidP="001469BA">
      <w:pPr>
        <w:widowControl w:val="0"/>
        <w:autoSpaceDE w:val="0"/>
        <w:autoSpaceDN w:val="0"/>
        <w:adjustRightInd w:val="0"/>
        <w:rPr>
          <w:rFonts w:ascii="Times New Roman" w:hAnsi="Times New Roman"/>
          <w:color w:val="000000" w:themeColor="text1"/>
          <w:sz w:val="144"/>
          <w:szCs w:val="144"/>
        </w:rPr>
      </w:pPr>
      <w:r w:rsidRPr="00E14950">
        <w:rPr>
          <w:noProof/>
        </w:rPr>
        <w:drawing>
          <wp:inline distT="0" distB="0" distL="0" distR="0" wp14:anchorId="121931B9" wp14:editId="585C8E87">
            <wp:extent cx="5849166" cy="539190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49166" cy="5391902"/>
                    </a:xfrm>
                    <a:prstGeom prst="rect">
                      <a:avLst/>
                    </a:prstGeom>
                  </pic:spPr>
                </pic:pic>
              </a:graphicData>
            </a:graphic>
          </wp:inline>
        </w:drawing>
      </w:r>
    </w:p>
    <w:p w:rsidR="00317392" w:rsidRDefault="00317392" w:rsidP="00317392">
      <w:pPr>
        <w:widowControl w:val="0"/>
        <w:autoSpaceDE w:val="0"/>
        <w:autoSpaceDN w:val="0"/>
        <w:adjustRightInd w:val="0"/>
        <w:rPr>
          <w:rFonts w:ascii="Times New Roman" w:hAnsi="Times New Roman"/>
          <w:b/>
          <w:bCs/>
          <w:sz w:val="32"/>
          <w:szCs w:val="48"/>
          <w:u w:val="single"/>
        </w:rPr>
      </w:pPr>
    </w:p>
    <w:p w:rsidR="007531EE" w:rsidRDefault="007531EE" w:rsidP="00317392">
      <w:pPr>
        <w:widowControl w:val="0"/>
        <w:autoSpaceDE w:val="0"/>
        <w:autoSpaceDN w:val="0"/>
        <w:adjustRightInd w:val="0"/>
        <w:rPr>
          <w:rFonts w:ascii="Times New Roman" w:hAnsi="Times New Roman"/>
          <w:b/>
          <w:bCs/>
          <w:sz w:val="32"/>
          <w:szCs w:val="48"/>
          <w:u w:val="single"/>
        </w:rPr>
      </w:pPr>
    </w:p>
    <w:p w:rsidR="007531EE" w:rsidRDefault="007531EE" w:rsidP="00317392">
      <w:pPr>
        <w:widowControl w:val="0"/>
        <w:autoSpaceDE w:val="0"/>
        <w:autoSpaceDN w:val="0"/>
        <w:adjustRightInd w:val="0"/>
        <w:rPr>
          <w:rFonts w:ascii="Times New Roman" w:hAnsi="Times New Roman"/>
          <w:b/>
          <w:bCs/>
          <w:sz w:val="32"/>
          <w:szCs w:val="48"/>
          <w:u w:val="single"/>
        </w:rPr>
      </w:pPr>
    </w:p>
    <w:p w:rsidR="007531EE" w:rsidRDefault="007531EE" w:rsidP="00317392">
      <w:pPr>
        <w:widowControl w:val="0"/>
        <w:autoSpaceDE w:val="0"/>
        <w:autoSpaceDN w:val="0"/>
        <w:adjustRightInd w:val="0"/>
        <w:rPr>
          <w:rFonts w:ascii="Times New Roman" w:hAnsi="Times New Roman"/>
          <w:b/>
          <w:bCs/>
          <w:sz w:val="32"/>
          <w:szCs w:val="48"/>
          <w:u w:val="single"/>
        </w:rPr>
      </w:pPr>
    </w:p>
    <w:p w:rsidR="007531EE" w:rsidRPr="0003065C" w:rsidRDefault="007531EE" w:rsidP="00317392">
      <w:pPr>
        <w:widowControl w:val="0"/>
        <w:autoSpaceDE w:val="0"/>
        <w:autoSpaceDN w:val="0"/>
        <w:adjustRightInd w:val="0"/>
        <w:rPr>
          <w:rFonts w:ascii="Times New Roman" w:hAnsi="Times New Roman"/>
          <w:b/>
          <w:bCs/>
          <w:sz w:val="96"/>
          <w:szCs w:val="48"/>
          <w:u w:val="single"/>
        </w:rPr>
      </w:pPr>
    </w:p>
    <w:p w:rsidR="00077903" w:rsidRDefault="00091867" w:rsidP="00317392">
      <w:pPr>
        <w:widowControl w:val="0"/>
        <w:autoSpaceDE w:val="0"/>
        <w:autoSpaceDN w:val="0"/>
        <w:adjustRightInd w:val="0"/>
        <w:rPr>
          <w:rFonts w:ascii="Times New Roman" w:hAnsi="Times New Roman"/>
          <w:b/>
          <w:bCs/>
          <w:sz w:val="32"/>
          <w:szCs w:val="48"/>
          <w:u w:val="single"/>
        </w:rPr>
      </w:pPr>
      <w:r>
        <w:rPr>
          <w:rFonts w:ascii="Times New Roman" w:hAnsi="Times New Roman"/>
          <w:b/>
          <w:bCs/>
          <w:sz w:val="32"/>
          <w:szCs w:val="48"/>
          <w:u w:val="single"/>
        </w:rPr>
        <w:t>Activity</w:t>
      </w:r>
      <w:r w:rsidRPr="008B6153">
        <w:rPr>
          <w:rFonts w:ascii="Times New Roman" w:hAnsi="Times New Roman"/>
          <w:b/>
          <w:bCs/>
          <w:sz w:val="32"/>
          <w:szCs w:val="48"/>
          <w:u w:val="single"/>
        </w:rPr>
        <w:t xml:space="preserve"> Diagram</w:t>
      </w:r>
    </w:p>
    <w:p w:rsidR="0003065C" w:rsidRDefault="0003065C" w:rsidP="00317392">
      <w:pPr>
        <w:widowControl w:val="0"/>
        <w:autoSpaceDE w:val="0"/>
        <w:autoSpaceDN w:val="0"/>
        <w:adjustRightInd w:val="0"/>
        <w:rPr>
          <w:rFonts w:ascii="Times New Roman" w:hAnsi="Times New Roman"/>
          <w:b/>
          <w:bCs/>
          <w:sz w:val="32"/>
          <w:szCs w:val="48"/>
          <w:u w:val="single"/>
        </w:rPr>
      </w:pPr>
    </w:p>
    <w:p w:rsidR="0003065C" w:rsidRDefault="0003065C" w:rsidP="0003065C">
      <w:pPr>
        <w:widowControl w:val="0"/>
        <w:autoSpaceDE w:val="0"/>
        <w:autoSpaceDN w:val="0"/>
        <w:adjustRightInd w:val="0"/>
        <w:rPr>
          <w:rFonts w:ascii="Times New Roman" w:hAnsi="Times New Roman"/>
          <w:b/>
          <w:bCs/>
          <w:sz w:val="32"/>
          <w:szCs w:val="48"/>
          <w:u w:val="single"/>
        </w:rPr>
      </w:pPr>
      <w:r>
        <w:rPr>
          <w:rFonts w:ascii="Times New Roman" w:hAnsi="Times New Roman"/>
          <w:b/>
          <w:bCs/>
          <w:sz w:val="32"/>
          <w:szCs w:val="48"/>
          <w:u w:val="single"/>
        </w:rPr>
        <w:t>REGISTERED USER</w:t>
      </w:r>
    </w:p>
    <w:p w:rsidR="0003065C" w:rsidRPr="00317392" w:rsidRDefault="0003065C" w:rsidP="00317392">
      <w:pPr>
        <w:widowControl w:val="0"/>
        <w:autoSpaceDE w:val="0"/>
        <w:autoSpaceDN w:val="0"/>
        <w:adjustRightInd w:val="0"/>
        <w:rPr>
          <w:rFonts w:ascii="Times New Roman" w:hAnsi="Times New Roman"/>
          <w:color w:val="000000" w:themeColor="text1"/>
          <w:sz w:val="144"/>
          <w:szCs w:val="144"/>
        </w:rPr>
      </w:pPr>
      <w:r w:rsidRPr="0003065C">
        <w:rPr>
          <w:noProof/>
        </w:rPr>
        <w:drawing>
          <wp:anchor distT="0" distB="0" distL="114300" distR="114300" simplePos="0" relativeHeight="251684352" behindDoc="0" locked="0" layoutInCell="1" allowOverlap="1">
            <wp:simplePos x="0" y="0"/>
            <wp:positionH relativeFrom="margin">
              <wp:posOffset>1227455</wp:posOffset>
            </wp:positionH>
            <wp:positionV relativeFrom="margin">
              <wp:posOffset>2353945</wp:posOffset>
            </wp:positionV>
            <wp:extent cx="2381885" cy="5277485"/>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81885" cy="5277485"/>
                    </a:xfrm>
                    <a:prstGeom prst="rect">
                      <a:avLst/>
                    </a:prstGeom>
                  </pic:spPr>
                </pic:pic>
              </a:graphicData>
            </a:graphic>
            <wp14:sizeRelH relativeFrom="margin">
              <wp14:pctWidth>0</wp14:pctWidth>
            </wp14:sizeRelH>
            <wp14:sizeRelV relativeFrom="margin">
              <wp14:pctHeight>0</wp14:pctHeight>
            </wp14:sizeRelV>
          </wp:anchor>
        </w:drawing>
      </w:r>
    </w:p>
    <w:p w:rsidR="0003065C" w:rsidRPr="00091867" w:rsidRDefault="0003065C" w:rsidP="001469BA">
      <w:pPr>
        <w:widowControl w:val="0"/>
        <w:autoSpaceDE w:val="0"/>
        <w:autoSpaceDN w:val="0"/>
        <w:adjustRightInd w:val="0"/>
        <w:rPr>
          <w:rFonts w:ascii="Times New Roman" w:hAnsi="Times New Roman"/>
          <w:b/>
          <w:bCs/>
          <w:sz w:val="48"/>
          <w:szCs w:val="48"/>
          <w:u w:val="single"/>
        </w:rPr>
      </w:pPr>
    </w:p>
    <w:p w:rsidR="00091867" w:rsidRDefault="00091867" w:rsidP="00091867">
      <w:pPr>
        <w:widowControl w:val="0"/>
        <w:autoSpaceDE w:val="0"/>
        <w:autoSpaceDN w:val="0"/>
        <w:adjustRightInd w:val="0"/>
        <w:rPr>
          <w:rFonts w:ascii="Times New Roman" w:hAnsi="Times New Roman"/>
          <w:color w:val="000000" w:themeColor="text1"/>
          <w:sz w:val="144"/>
          <w:szCs w:val="144"/>
        </w:rPr>
      </w:pPr>
    </w:p>
    <w:p w:rsidR="00091867" w:rsidRDefault="00091867" w:rsidP="00091867">
      <w:pPr>
        <w:widowControl w:val="0"/>
        <w:autoSpaceDE w:val="0"/>
        <w:autoSpaceDN w:val="0"/>
        <w:adjustRightInd w:val="0"/>
        <w:rPr>
          <w:rFonts w:ascii="Times New Roman" w:hAnsi="Times New Roman"/>
          <w:b/>
          <w:bCs/>
          <w:sz w:val="32"/>
          <w:szCs w:val="48"/>
          <w:u w:val="single"/>
        </w:rPr>
      </w:pPr>
    </w:p>
    <w:p w:rsidR="00091867" w:rsidRDefault="00091867" w:rsidP="00091867">
      <w:pPr>
        <w:widowControl w:val="0"/>
        <w:autoSpaceDE w:val="0"/>
        <w:autoSpaceDN w:val="0"/>
        <w:adjustRightInd w:val="0"/>
        <w:rPr>
          <w:rFonts w:ascii="Times New Roman" w:hAnsi="Times New Roman"/>
          <w:b/>
          <w:bCs/>
          <w:sz w:val="32"/>
          <w:szCs w:val="48"/>
          <w:u w:val="single"/>
        </w:rPr>
      </w:pPr>
    </w:p>
    <w:p w:rsidR="00D96195" w:rsidRDefault="00D96195" w:rsidP="001469BA">
      <w:pPr>
        <w:widowControl w:val="0"/>
        <w:autoSpaceDE w:val="0"/>
        <w:autoSpaceDN w:val="0"/>
        <w:adjustRightInd w:val="0"/>
        <w:rPr>
          <w:rFonts w:ascii="Times New Roman" w:hAnsi="Times New Roman"/>
          <w:b/>
          <w:bCs/>
          <w:sz w:val="32"/>
          <w:szCs w:val="48"/>
          <w:u w:val="single"/>
        </w:rPr>
      </w:pPr>
    </w:p>
    <w:p w:rsidR="0003065C" w:rsidRDefault="0003065C" w:rsidP="001469BA">
      <w:pPr>
        <w:widowControl w:val="0"/>
        <w:autoSpaceDE w:val="0"/>
        <w:autoSpaceDN w:val="0"/>
        <w:adjustRightInd w:val="0"/>
        <w:rPr>
          <w:rFonts w:ascii="Times New Roman" w:hAnsi="Times New Roman"/>
          <w:b/>
          <w:bCs/>
          <w:sz w:val="32"/>
          <w:szCs w:val="48"/>
          <w:u w:val="single"/>
        </w:rPr>
      </w:pPr>
    </w:p>
    <w:p w:rsidR="0003065C" w:rsidRDefault="0003065C" w:rsidP="001469BA">
      <w:pPr>
        <w:widowControl w:val="0"/>
        <w:autoSpaceDE w:val="0"/>
        <w:autoSpaceDN w:val="0"/>
        <w:adjustRightInd w:val="0"/>
        <w:rPr>
          <w:rFonts w:ascii="Times New Roman" w:hAnsi="Times New Roman"/>
          <w:b/>
          <w:bCs/>
          <w:sz w:val="32"/>
          <w:szCs w:val="48"/>
          <w:u w:val="single"/>
        </w:rPr>
      </w:pPr>
    </w:p>
    <w:p w:rsidR="0003065C" w:rsidRDefault="0003065C" w:rsidP="001469BA">
      <w:pPr>
        <w:widowControl w:val="0"/>
        <w:autoSpaceDE w:val="0"/>
        <w:autoSpaceDN w:val="0"/>
        <w:adjustRightInd w:val="0"/>
        <w:rPr>
          <w:rFonts w:ascii="Times New Roman" w:hAnsi="Times New Roman"/>
          <w:b/>
          <w:bCs/>
          <w:sz w:val="32"/>
          <w:szCs w:val="48"/>
          <w:u w:val="single"/>
        </w:rPr>
      </w:pPr>
    </w:p>
    <w:p w:rsidR="0003065C" w:rsidRDefault="0003065C" w:rsidP="001469BA">
      <w:pPr>
        <w:widowControl w:val="0"/>
        <w:autoSpaceDE w:val="0"/>
        <w:autoSpaceDN w:val="0"/>
        <w:adjustRightInd w:val="0"/>
        <w:rPr>
          <w:rFonts w:ascii="Times New Roman" w:hAnsi="Times New Roman"/>
          <w:b/>
          <w:bCs/>
          <w:sz w:val="32"/>
          <w:szCs w:val="48"/>
          <w:u w:val="single"/>
        </w:rPr>
      </w:pPr>
    </w:p>
    <w:p w:rsidR="0003065C" w:rsidRDefault="0003065C" w:rsidP="001469BA">
      <w:pPr>
        <w:widowControl w:val="0"/>
        <w:autoSpaceDE w:val="0"/>
        <w:autoSpaceDN w:val="0"/>
        <w:adjustRightInd w:val="0"/>
        <w:rPr>
          <w:rFonts w:ascii="Times New Roman" w:hAnsi="Times New Roman"/>
          <w:b/>
          <w:bCs/>
          <w:sz w:val="32"/>
          <w:szCs w:val="48"/>
          <w:u w:val="single"/>
        </w:rPr>
      </w:pPr>
    </w:p>
    <w:p w:rsidR="0003065C" w:rsidRPr="0003065C" w:rsidRDefault="0003065C" w:rsidP="001469BA">
      <w:pPr>
        <w:widowControl w:val="0"/>
        <w:autoSpaceDE w:val="0"/>
        <w:autoSpaceDN w:val="0"/>
        <w:adjustRightInd w:val="0"/>
        <w:rPr>
          <w:rFonts w:ascii="Times New Roman" w:hAnsi="Times New Roman"/>
          <w:b/>
          <w:bCs/>
          <w:sz w:val="96"/>
          <w:szCs w:val="48"/>
          <w:u w:val="single"/>
        </w:rPr>
      </w:pPr>
    </w:p>
    <w:p w:rsidR="00091867" w:rsidRPr="00091867" w:rsidRDefault="0003065C" w:rsidP="001469BA">
      <w:pPr>
        <w:widowControl w:val="0"/>
        <w:autoSpaceDE w:val="0"/>
        <w:autoSpaceDN w:val="0"/>
        <w:adjustRightInd w:val="0"/>
        <w:rPr>
          <w:rFonts w:ascii="Times New Roman" w:hAnsi="Times New Roman"/>
          <w:color w:val="000000" w:themeColor="text1"/>
          <w:sz w:val="144"/>
          <w:szCs w:val="144"/>
        </w:rPr>
      </w:pPr>
      <w:r w:rsidRPr="0003065C">
        <w:rPr>
          <w:noProof/>
        </w:rPr>
        <w:drawing>
          <wp:anchor distT="0" distB="0" distL="114300" distR="114300" simplePos="0" relativeHeight="251685376" behindDoc="0" locked="0" layoutInCell="1" allowOverlap="1">
            <wp:simplePos x="0" y="0"/>
            <wp:positionH relativeFrom="margin">
              <wp:posOffset>-38100</wp:posOffset>
            </wp:positionH>
            <wp:positionV relativeFrom="page">
              <wp:align>center</wp:align>
            </wp:positionV>
            <wp:extent cx="5943600" cy="4520565"/>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4520565"/>
                    </a:xfrm>
                    <a:prstGeom prst="rect">
                      <a:avLst/>
                    </a:prstGeom>
                  </pic:spPr>
                </pic:pic>
              </a:graphicData>
            </a:graphic>
          </wp:anchor>
        </w:drawing>
      </w:r>
      <w:r>
        <w:rPr>
          <w:rFonts w:ascii="Times New Roman" w:hAnsi="Times New Roman"/>
          <w:b/>
          <w:bCs/>
          <w:sz w:val="32"/>
          <w:szCs w:val="48"/>
          <w:u w:val="single"/>
        </w:rPr>
        <w:t>ADMIN</w:t>
      </w:r>
    </w:p>
    <w:p w:rsidR="0032617A" w:rsidRDefault="0032617A" w:rsidP="001469BA">
      <w:pPr>
        <w:widowControl w:val="0"/>
        <w:autoSpaceDE w:val="0"/>
        <w:autoSpaceDN w:val="0"/>
        <w:adjustRightInd w:val="0"/>
        <w:rPr>
          <w:rFonts w:ascii="Times New Roman" w:hAnsi="Times New Roman"/>
          <w:color w:val="000000" w:themeColor="text1"/>
          <w:sz w:val="144"/>
          <w:szCs w:val="144"/>
        </w:rPr>
      </w:pPr>
    </w:p>
    <w:p w:rsidR="00D96195" w:rsidRDefault="00D96195" w:rsidP="00D96195">
      <w:pPr>
        <w:widowControl w:val="0"/>
        <w:autoSpaceDE w:val="0"/>
        <w:autoSpaceDN w:val="0"/>
        <w:adjustRightInd w:val="0"/>
        <w:rPr>
          <w:rFonts w:ascii="Times New Roman" w:hAnsi="Times New Roman"/>
          <w:b/>
          <w:bCs/>
          <w:sz w:val="32"/>
          <w:szCs w:val="48"/>
          <w:u w:val="single"/>
        </w:rPr>
      </w:pPr>
    </w:p>
    <w:p w:rsidR="00D96195" w:rsidRPr="006D0E8A" w:rsidRDefault="00D96195" w:rsidP="00D96195">
      <w:pPr>
        <w:widowControl w:val="0"/>
        <w:autoSpaceDE w:val="0"/>
        <w:autoSpaceDN w:val="0"/>
        <w:adjustRightInd w:val="0"/>
        <w:rPr>
          <w:rFonts w:ascii="Times New Roman" w:hAnsi="Times New Roman"/>
          <w:b/>
          <w:bCs/>
          <w:sz w:val="96"/>
          <w:szCs w:val="48"/>
          <w:u w:val="single"/>
        </w:rPr>
      </w:pPr>
    </w:p>
    <w:p w:rsidR="00D96195" w:rsidRDefault="00D96195" w:rsidP="00D96195">
      <w:pPr>
        <w:widowControl w:val="0"/>
        <w:autoSpaceDE w:val="0"/>
        <w:autoSpaceDN w:val="0"/>
        <w:adjustRightInd w:val="0"/>
        <w:rPr>
          <w:rFonts w:ascii="Times New Roman" w:hAnsi="Times New Roman"/>
          <w:b/>
          <w:bCs/>
          <w:sz w:val="32"/>
          <w:szCs w:val="48"/>
          <w:u w:val="single"/>
        </w:rPr>
      </w:pPr>
      <w:r>
        <w:rPr>
          <w:rFonts w:ascii="Times New Roman" w:hAnsi="Times New Roman"/>
          <w:b/>
          <w:bCs/>
          <w:sz w:val="32"/>
          <w:szCs w:val="48"/>
          <w:u w:val="single"/>
        </w:rPr>
        <w:t>Sequence</w:t>
      </w:r>
      <w:r w:rsidRPr="008B6153">
        <w:rPr>
          <w:rFonts w:ascii="Times New Roman" w:hAnsi="Times New Roman"/>
          <w:b/>
          <w:bCs/>
          <w:sz w:val="32"/>
          <w:szCs w:val="48"/>
          <w:u w:val="single"/>
        </w:rPr>
        <w:t>Diagram</w:t>
      </w:r>
    </w:p>
    <w:p w:rsidR="006D0E8A" w:rsidRDefault="006D0E8A" w:rsidP="00D96195">
      <w:pPr>
        <w:widowControl w:val="0"/>
        <w:autoSpaceDE w:val="0"/>
        <w:autoSpaceDN w:val="0"/>
        <w:adjustRightInd w:val="0"/>
        <w:rPr>
          <w:rFonts w:ascii="Times New Roman" w:hAnsi="Times New Roman"/>
          <w:b/>
          <w:bCs/>
          <w:sz w:val="32"/>
          <w:szCs w:val="48"/>
          <w:u w:val="single"/>
        </w:rPr>
      </w:pPr>
      <w:r>
        <w:rPr>
          <w:noProof/>
        </w:rPr>
        <w:drawing>
          <wp:anchor distT="0" distB="0" distL="114300" distR="114300" simplePos="0" relativeHeight="251686400" behindDoc="0" locked="0" layoutInCell="1" allowOverlap="1">
            <wp:simplePos x="0" y="0"/>
            <wp:positionH relativeFrom="margin">
              <wp:align>center</wp:align>
            </wp:positionH>
            <wp:positionV relativeFrom="margin">
              <wp:posOffset>1519555</wp:posOffset>
            </wp:positionV>
            <wp:extent cx="5095875" cy="5949950"/>
            <wp:effectExtent l="0" t="0" r="9525"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95875" cy="5949950"/>
                    </a:xfrm>
                    <a:prstGeom prst="rect">
                      <a:avLst/>
                    </a:prstGeom>
                  </pic:spPr>
                </pic:pic>
              </a:graphicData>
            </a:graphic>
          </wp:anchor>
        </w:drawing>
      </w:r>
    </w:p>
    <w:p w:rsidR="00570FE5" w:rsidRDefault="00570FE5" w:rsidP="001469BA">
      <w:pPr>
        <w:widowControl w:val="0"/>
        <w:autoSpaceDE w:val="0"/>
        <w:autoSpaceDN w:val="0"/>
        <w:adjustRightInd w:val="0"/>
        <w:rPr>
          <w:rFonts w:ascii="Times New Roman" w:hAnsi="Times New Roman"/>
          <w:color w:val="000000" w:themeColor="text1"/>
          <w:sz w:val="144"/>
          <w:szCs w:val="144"/>
        </w:rPr>
      </w:pPr>
    </w:p>
    <w:p w:rsidR="00570FE5" w:rsidRDefault="00570FE5" w:rsidP="001469BA">
      <w:pPr>
        <w:widowControl w:val="0"/>
        <w:autoSpaceDE w:val="0"/>
        <w:autoSpaceDN w:val="0"/>
        <w:adjustRightInd w:val="0"/>
        <w:rPr>
          <w:rFonts w:ascii="Times New Roman" w:hAnsi="Times New Roman"/>
          <w:color w:val="000000" w:themeColor="text1"/>
          <w:sz w:val="144"/>
          <w:szCs w:val="144"/>
        </w:rPr>
      </w:pPr>
    </w:p>
    <w:p w:rsidR="00570FE5" w:rsidRDefault="00570FE5" w:rsidP="001469BA">
      <w:pPr>
        <w:widowControl w:val="0"/>
        <w:autoSpaceDE w:val="0"/>
        <w:autoSpaceDN w:val="0"/>
        <w:adjustRightInd w:val="0"/>
        <w:rPr>
          <w:rFonts w:ascii="Times New Roman" w:hAnsi="Times New Roman"/>
          <w:color w:val="000000" w:themeColor="text1"/>
          <w:sz w:val="144"/>
          <w:szCs w:val="144"/>
        </w:rPr>
      </w:pPr>
    </w:p>
    <w:p w:rsidR="003046B7" w:rsidRDefault="003046B7" w:rsidP="005C62EC">
      <w:pPr>
        <w:rPr>
          <w:rFonts w:ascii="Times New Roman" w:hAnsi="Times New Roman"/>
          <w:sz w:val="144"/>
          <w:szCs w:val="144"/>
        </w:rPr>
      </w:pPr>
    </w:p>
    <w:p w:rsidR="003046B7" w:rsidRDefault="003046B7" w:rsidP="005C62EC">
      <w:pPr>
        <w:rPr>
          <w:rFonts w:ascii="Times New Roman" w:hAnsi="Times New Roman"/>
          <w:sz w:val="144"/>
          <w:szCs w:val="144"/>
        </w:rPr>
      </w:pPr>
    </w:p>
    <w:p w:rsidR="003046B7" w:rsidRDefault="003046B7" w:rsidP="005C62EC">
      <w:pPr>
        <w:rPr>
          <w:rFonts w:ascii="Times New Roman" w:hAnsi="Times New Roman"/>
          <w:sz w:val="144"/>
          <w:szCs w:val="144"/>
        </w:rPr>
      </w:pPr>
    </w:p>
    <w:p w:rsidR="003046B7" w:rsidRDefault="003046B7" w:rsidP="005C62EC">
      <w:pPr>
        <w:rPr>
          <w:rFonts w:ascii="Times New Roman" w:hAnsi="Times New Roman"/>
          <w:sz w:val="144"/>
          <w:szCs w:val="144"/>
        </w:rPr>
      </w:pPr>
    </w:p>
    <w:p w:rsidR="00235EF7" w:rsidRDefault="00D96195" w:rsidP="003046B7">
      <w:pPr>
        <w:jc w:val="center"/>
        <w:rPr>
          <w:rFonts w:ascii="Times New Roman" w:hAnsi="Times New Roman"/>
          <w:sz w:val="144"/>
          <w:szCs w:val="144"/>
        </w:rPr>
      </w:pPr>
      <w:r>
        <w:rPr>
          <w:rFonts w:ascii="Times New Roman" w:hAnsi="Times New Roman"/>
          <w:sz w:val="144"/>
          <w:szCs w:val="144"/>
        </w:rPr>
        <w:t>Data Flow</w:t>
      </w:r>
    </w:p>
    <w:p w:rsidR="00D96195" w:rsidRPr="005C62EC" w:rsidRDefault="00D96195" w:rsidP="003046B7">
      <w:pPr>
        <w:jc w:val="center"/>
        <w:rPr>
          <w:rFonts w:ascii="Times New Roman" w:hAnsi="Times New Roman"/>
          <w:sz w:val="144"/>
          <w:szCs w:val="144"/>
        </w:rPr>
      </w:pPr>
      <w:r>
        <w:rPr>
          <w:rFonts w:ascii="Times New Roman" w:hAnsi="Times New Roman"/>
          <w:sz w:val="144"/>
          <w:szCs w:val="144"/>
        </w:rPr>
        <w:t>Diagram</w:t>
      </w:r>
    </w:p>
    <w:p w:rsidR="00C35376" w:rsidRDefault="00C35376" w:rsidP="00C35376">
      <w:pPr>
        <w:widowControl w:val="0"/>
        <w:autoSpaceDE w:val="0"/>
        <w:autoSpaceDN w:val="0"/>
        <w:adjustRightInd w:val="0"/>
        <w:rPr>
          <w:rFonts w:ascii="Times New Roman" w:hAnsi="Times New Roman"/>
          <w:b/>
          <w:bCs/>
          <w:sz w:val="32"/>
          <w:szCs w:val="48"/>
          <w:u w:val="single"/>
        </w:rPr>
      </w:pPr>
    </w:p>
    <w:p w:rsidR="00235EF7" w:rsidRDefault="00235EF7" w:rsidP="001469BA">
      <w:pPr>
        <w:widowControl w:val="0"/>
        <w:autoSpaceDE w:val="0"/>
        <w:autoSpaceDN w:val="0"/>
        <w:adjustRightInd w:val="0"/>
        <w:rPr>
          <w:rFonts w:ascii="Times New Roman" w:hAnsi="Times New Roman"/>
          <w:b/>
          <w:bCs/>
          <w:sz w:val="32"/>
          <w:szCs w:val="48"/>
          <w:u w:val="single"/>
        </w:rPr>
      </w:pPr>
    </w:p>
    <w:p w:rsidR="00235EF7" w:rsidRDefault="00235EF7" w:rsidP="001469BA">
      <w:pPr>
        <w:widowControl w:val="0"/>
        <w:autoSpaceDE w:val="0"/>
        <w:autoSpaceDN w:val="0"/>
        <w:adjustRightInd w:val="0"/>
        <w:rPr>
          <w:rFonts w:ascii="Times New Roman" w:hAnsi="Times New Roman"/>
          <w:b/>
          <w:bCs/>
          <w:sz w:val="32"/>
          <w:szCs w:val="48"/>
          <w:u w:val="single"/>
        </w:rPr>
      </w:pPr>
    </w:p>
    <w:p w:rsidR="00235EF7" w:rsidRDefault="00235EF7" w:rsidP="001469BA">
      <w:pPr>
        <w:widowControl w:val="0"/>
        <w:autoSpaceDE w:val="0"/>
        <w:autoSpaceDN w:val="0"/>
        <w:adjustRightInd w:val="0"/>
        <w:rPr>
          <w:rFonts w:ascii="Times New Roman" w:hAnsi="Times New Roman"/>
          <w:b/>
          <w:bCs/>
          <w:sz w:val="32"/>
          <w:szCs w:val="48"/>
          <w:u w:val="single"/>
        </w:rPr>
      </w:pPr>
    </w:p>
    <w:p w:rsidR="00235EF7" w:rsidRDefault="00235EF7" w:rsidP="001469BA">
      <w:pPr>
        <w:widowControl w:val="0"/>
        <w:autoSpaceDE w:val="0"/>
        <w:autoSpaceDN w:val="0"/>
        <w:adjustRightInd w:val="0"/>
        <w:rPr>
          <w:rFonts w:ascii="Times New Roman" w:hAnsi="Times New Roman"/>
          <w:b/>
          <w:bCs/>
          <w:sz w:val="32"/>
          <w:szCs w:val="48"/>
          <w:u w:val="single"/>
        </w:rPr>
      </w:pPr>
    </w:p>
    <w:p w:rsidR="006D0E8A" w:rsidRDefault="006D0E8A" w:rsidP="001469BA">
      <w:pPr>
        <w:widowControl w:val="0"/>
        <w:autoSpaceDE w:val="0"/>
        <w:autoSpaceDN w:val="0"/>
        <w:adjustRightInd w:val="0"/>
        <w:rPr>
          <w:rFonts w:ascii="Times New Roman" w:hAnsi="Times New Roman"/>
          <w:b/>
          <w:bCs/>
          <w:sz w:val="32"/>
          <w:szCs w:val="48"/>
          <w:u w:val="single"/>
        </w:rPr>
      </w:pPr>
    </w:p>
    <w:p w:rsidR="006D0E8A" w:rsidRDefault="006D0E8A" w:rsidP="001469BA">
      <w:pPr>
        <w:widowControl w:val="0"/>
        <w:autoSpaceDE w:val="0"/>
        <w:autoSpaceDN w:val="0"/>
        <w:adjustRightInd w:val="0"/>
        <w:rPr>
          <w:rFonts w:ascii="Times New Roman" w:hAnsi="Times New Roman"/>
          <w:b/>
          <w:bCs/>
          <w:sz w:val="32"/>
          <w:szCs w:val="48"/>
          <w:u w:val="single"/>
        </w:rPr>
      </w:pPr>
    </w:p>
    <w:p w:rsidR="006D0E8A" w:rsidRDefault="006D0E8A" w:rsidP="001469BA">
      <w:pPr>
        <w:widowControl w:val="0"/>
        <w:autoSpaceDE w:val="0"/>
        <w:autoSpaceDN w:val="0"/>
        <w:adjustRightInd w:val="0"/>
        <w:rPr>
          <w:rFonts w:ascii="Times New Roman" w:hAnsi="Times New Roman"/>
          <w:b/>
          <w:bCs/>
          <w:sz w:val="32"/>
          <w:szCs w:val="48"/>
          <w:u w:val="single"/>
        </w:rPr>
      </w:pPr>
    </w:p>
    <w:p w:rsidR="006D0E8A" w:rsidRDefault="006D0E8A" w:rsidP="001469BA">
      <w:pPr>
        <w:widowControl w:val="0"/>
        <w:autoSpaceDE w:val="0"/>
        <w:autoSpaceDN w:val="0"/>
        <w:adjustRightInd w:val="0"/>
        <w:rPr>
          <w:rFonts w:ascii="Times New Roman" w:hAnsi="Times New Roman"/>
          <w:b/>
          <w:bCs/>
          <w:sz w:val="32"/>
          <w:szCs w:val="48"/>
          <w:u w:val="single"/>
        </w:rPr>
      </w:pPr>
    </w:p>
    <w:p w:rsidR="00C35376" w:rsidRPr="00C35376" w:rsidRDefault="00C35376" w:rsidP="001469BA">
      <w:pPr>
        <w:widowControl w:val="0"/>
        <w:autoSpaceDE w:val="0"/>
        <w:autoSpaceDN w:val="0"/>
        <w:adjustRightInd w:val="0"/>
        <w:rPr>
          <w:rFonts w:ascii="Times New Roman" w:hAnsi="Times New Roman"/>
          <w:b/>
          <w:bCs/>
          <w:sz w:val="32"/>
          <w:szCs w:val="48"/>
          <w:u w:val="single"/>
        </w:rPr>
      </w:pPr>
      <w:r>
        <w:rPr>
          <w:rFonts w:ascii="Times New Roman" w:hAnsi="Times New Roman"/>
          <w:b/>
          <w:bCs/>
          <w:sz w:val="32"/>
          <w:szCs w:val="48"/>
          <w:u w:val="single"/>
        </w:rPr>
        <w:t>Data Flow</w:t>
      </w:r>
      <w:r w:rsidRPr="008B6153">
        <w:rPr>
          <w:rFonts w:ascii="Times New Roman" w:hAnsi="Times New Roman"/>
          <w:b/>
          <w:bCs/>
          <w:sz w:val="32"/>
          <w:szCs w:val="48"/>
          <w:u w:val="single"/>
        </w:rPr>
        <w:t>Diagram</w:t>
      </w:r>
      <w:r>
        <w:rPr>
          <w:rFonts w:ascii="Times New Roman" w:hAnsi="Times New Roman"/>
          <w:b/>
          <w:bCs/>
          <w:sz w:val="32"/>
          <w:szCs w:val="48"/>
          <w:u w:val="single"/>
        </w:rPr>
        <w:t>(DFD)</w:t>
      </w:r>
    </w:p>
    <w:p w:rsidR="00D96195" w:rsidRDefault="00413B1D" w:rsidP="001469BA">
      <w:pPr>
        <w:widowControl w:val="0"/>
        <w:autoSpaceDE w:val="0"/>
        <w:autoSpaceDN w:val="0"/>
        <w:adjustRightInd w:val="0"/>
        <w:rPr>
          <w:rFonts w:ascii="Times New Roman" w:hAnsi="Times New Roman"/>
          <w:color w:val="000000" w:themeColor="text1"/>
          <w:sz w:val="144"/>
          <w:szCs w:val="144"/>
        </w:rPr>
      </w:pPr>
      <w:r w:rsidRPr="00413B1D">
        <w:rPr>
          <w:noProof/>
        </w:rPr>
        <w:drawing>
          <wp:anchor distT="0" distB="0" distL="114300" distR="114300" simplePos="0" relativeHeight="251687424" behindDoc="0" locked="0" layoutInCell="1" allowOverlap="1">
            <wp:simplePos x="914400" y="2240280"/>
            <wp:positionH relativeFrom="margin">
              <wp:align>center</wp:align>
            </wp:positionH>
            <wp:positionV relativeFrom="margin">
              <wp:align>center</wp:align>
            </wp:positionV>
            <wp:extent cx="5943600" cy="3903980"/>
            <wp:effectExtent l="0" t="0" r="0" b="127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903980"/>
                    </a:xfrm>
                    <a:prstGeom prst="rect">
                      <a:avLst/>
                    </a:prstGeom>
                  </pic:spPr>
                </pic:pic>
              </a:graphicData>
            </a:graphic>
          </wp:anchor>
        </w:drawing>
      </w:r>
    </w:p>
    <w:p w:rsidR="00D96195" w:rsidRDefault="00D96195" w:rsidP="001469BA">
      <w:pPr>
        <w:widowControl w:val="0"/>
        <w:autoSpaceDE w:val="0"/>
        <w:autoSpaceDN w:val="0"/>
        <w:adjustRightInd w:val="0"/>
        <w:rPr>
          <w:rFonts w:ascii="Times New Roman" w:hAnsi="Times New Roman"/>
          <w:color w:val="000000" w:themeColor="text1"/>
          <w:sz w:val="144"/>
          <w:szCs w:val="144"/>
        </w:rPr>
      </w:pPr>
    </w:p>
    <w:p w:rsidR="00D96195" w:rsidRDefault="00D96195" w:rsidP="001469BA">
      <w:pPr>
        <w:widowControl w:val="0"/>
        <w:autoSpaceDE w:val="0"/>
        <w:autoSpaceDN w:val="0"/>
        <w:adjustRightInd w:val="0"/>
        <w:rPr>
          <w:rFonts w:ascii="Times New Roman" w:hAnsi="Times New Roman"/>
          <w:color w:val="000000" w:themeColor="text1"/>
          <w:sz w:val="144"/>
          <w:szCs w:val="144"/>
        </w:rPr>
      </w:pPr>
    </w:p>
    <w:p w:rsidR="00D96195" w:rsidRDefault="00D96195" w:rsidP="00151A2A">
      <w:pPr>
        <w:jc w:val="center"/>
        <w:rPr>
          <w:rFonts w:ascii="Times New Roman" w:hAnsi="Times New Roman"/>
          <w:sz w:val="144"/>
          <w:szCs w:val="144"/>
        </w:rPr>
      </w:pPr>
      <w:r>
        <w:rPr>
          <w:rFonts w:ascii="Times New Roman" w:hAnsi="Times New Roman"/>
          <w:sz w:val="144"/>
          <w:szCs w:val="144"/>
        </w:rPr>
        <w:t>System Implementation</w:t>
      </w:r>
    </w:p>
    <w:p w:rsidR="00D96195" w:rsidRDefault="00D96195" w:rsidP="001469BA">
      <w:pPr>
        <w:widowControl w:val="0"/>
        <w:autoSpaceDE w:val="0"/>
        <w:autoSpaceDN w:val="0"/>
        <w:adjustRightInd w:val="0"/>
        <w:rPr>
          <w:rFonts w:ascii="Times New Roman" w:hAnsi="Times New Roman"/>
          <w:color w:val="000000" w:themeColor="text1"/>
          <w:sz w:val="144"/>
          <w:szCs w:val="144"/>
        </w:rPr>
      </w:pPr>
    </w:p>
    <w:p w:rsidR="00D96195" w:rsidRDefault="00D96195" w:rsidP="001469BA">
      <w:pPr>
        <w:widowControl w:val="0"/>
        <w:autoSpaceDE w:val="0"/>
        <w:autoSpaceDN w:val="0"/>
        <w:adjustRightInd w:val="0"/>
        <w:rPr>
          <w:rFonts w:ascii="Times New Roman" w:hAnsi="Times New Roman"/>
          <w:color w:val="000000" w:themeColor="text1"/>
          <w:sz w:val="144"/>
          <w:szCs w:val="144"/>
        </w:rPr>
      </w:pPr>
    </w:p>
    <w:p w:rsidR="00D96195" w:rsidRDefault="00D96195" w:rsidP="00D96195">
      <w:pPr>
        <w:ind w:firstLine="720"/>
        <w:rPr>
          <w:rFonts w:ascii="Times New Roman" w:hAnsi="Times New Roman"/>
          <w:sz w:val="144"/>
          <w:szCs w:val="144"/>
        </w:rPr>
      </w:pPr>
    </w:p>
    <w:p w:rsidR="00151A2A" w:rsidRDefault="00151A2A" w:rsidP="00C35376">
      <w:pPr>
        <w:rPr>
          <w:rFonts w:ascii="Times New Roman" w:hAnsi="Times New Roman"/>
          <w:sz w:val="144"/>
          <w:szCs w:val="144"/>
        </w:rPr>
      </w:pPr>
    </w:p>
    <w:p w:rsidR="00D96195" w:rsidRDefault="00D96195" w:rsidP="00151A2A">
      <w:pPr>
        <w:jc w:val="center"/>
        <w:rPr>
          <w:rFonts w:ascii="Times New Roman" w:hAnsi="Times New Roman"/>
          <w:sz w:val="144"/>
          <w:szCs w:val="144"/>
        </w:rPr>
      </w:pPr>
      <w:r>
        <w:rPr>
          <w:rFonts w:ascii="Times New Roman" w:hAnsi="Times New Roman"/>
          <w:sz w:val="144"/>
          <w:szCs w:val="144"/>
        </w:rPr>
        <w:t>Code Implementation</w:t>
      </w:r>
    </w:p>
    <w:p w:rsidR="00D96195" w:rsidRDefault="00D96195" w:rsidP="001469BA">
      <w:pPr>
        <w:widowControl w:val="0"/>
        <w:autoSpaceDE w:val="0"/>
        <w:autoSpaceDN w:val="0"/>
        <w:adjustRightInd w:val="0"/>
        <w:rPr>
          <w:rFonts w:ascii="Times New Roman" w:hAnsi="Times New Roman"/>
          <w:color w:val="000000" w:themeColor="text1"/>
          <w:sz w:val="144"/>
          <w:szCs w:val="144"/>
        </w:rPr>
      </w:pPr>
    </w:p>
    <w:p w:rsidR="00DB7BD7" w:rsidRPr="00DB7BD7" w:rsidRDefault="00DB7BD7" w:rsidP="001469BA">
      <w:pPr>
        <w:widowControl w:val="0"/>
        <w:autoSpaceDE w:val="0"/>
        <w:autoSpaceDN w:val="0"/>
        <w:adjustRightInd w:val="0"/>
        <w:rPr>
          <w:rFonts w:ascii="Times New Roman" w:hAnsi="Times New Roman"/>
          <w:color w:val="000000" w:themeColor="text1"/>
          <w:sz w:val="52"/>
          <w:szCs w:val="144"/>
        </w:rPr>
      </w:pPr>
    </w:p>
    <w:p w:rsidR="00DB7BD7" w:rsidRPr="00DB7BD7" w:rsidRDefault="00DB7BD7" w:rsidP="001469BA">
      <w:pPr>
        <w:widowControl w:val="0"/>
        <w:autoSpaceDE w:val="0"/>
        <w:autoSpaceDN w:val="0"/>
        <w:adjustRightInd w:val="0"/>
        <w:rPr>
          <w:rFonts w:ascii="Times New Roman" w:hAnsi="Times New Roman"/>
          <w:b/>
          <w:sz w:val="96"/>
          <w:szCs w:val="36"/>
          <w:u w:val="single"/>
        </w:rPr>
      </w:pPr>
    </w:p>
    <w:p w:rsidR="00475F24" w:rsidRPr="00583658" w:rsidRDefault="00DB7BD7" w:rsidP="00475F24">
      <w:pPr>
        <w:widowControl w:val="0"/>
        <w:autoSpaceDE w:val="0"/>
        <w:autoSpaceDN w:val="0"/>
        <w:adjustRightInd w:val="0"/>
        <w:spacing w:after="0"/>
        <w:rPr>
          <w:rFonts w:ascii="Times New Roman" w:hAnsi="Times New Roman"/>
          <w:b/>
          <w:color w:val="000000" w:themeColor="text1"/>
          <w:sz w:val="52"/>
          <w:szCs w:val="52"/>
          <w:u w:val="single"/>
        </w:rPr>
      </w:pPr>
      <w:r>
        <w:rPr>
          <w:rFonts w:ascii="Times New Roman" w:hAnsi="Times New Roman"/>
          <w:b/>
          <w:color w:val="000000" w:themeColor="text1"/>
          <w:sz w:val="52"/>
          <w:szCs w:val="52"/>
          <w:u w:val="single"/>
        </w:rPr>
        <w:lastRenderedPageBreak/>
        <w:t>HomePage.html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DB7BD7" w:rsidTr="00DB7BD7">
        <w:trPr>
          <w:tblCellSpacing w:w="15" w:type="dxa"/>
        </w:trPr>
        <w:tc>
          <w:tcPr>
            <w:tcW w:w="0" w:type="auto"/>
            <w:vAlign w:val="center"/>
            <w:hideMark/>
          </w:tcPr>
          <w:p w:rsidR="00DB7BD7" w:rsidRDefault="00DB7BD7" w:rsidP="00DB7BD7">
            <w:pPr>
              <w:spacing w:after="0"/>
            </w:pPr>
          </w:p>
        </w:tc>
        <w:tc>
          <w:tcPr>
            <w:tcW w:w="0" w:type="auto"/>
            <w:vAlign w:val="center"/>
            <w:hideMark/>
          </w:tcPr>
          <w:p w:rsidR="00DB7BD7" w:rsidRPr="00DB7BD7" w:rsidRDefault="00DB7BD7" w:rsidP="00DB7BD7">
            <w:pPr>
              <w:spacing w:after="0"/>
              <w:rPr>
                <w:color w:val="000000"/>
              </w:rPr>
            </w:pPr>
            <w:r w:rsidRPr="00DB7BD7">
              <w:rPr>
                <w:color w:val="000000"/>
              </w:rPr>
              <w:t>{% extends "base.html"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 block title %}Welcome to Poll-Karo{% endblock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 block content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&lt;style&gt;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.hero-section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background: linear-gradient(135deg, #667eea 0%, #764ba2 100%);</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color: white;</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padding: 100px 0;</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margin-bottom: 50px;</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clip-path: polygon(0 0, 100% 0, 100% 85%, 0 100%);</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.hero-title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font-size: 3.5rem;</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font-weight: 700;</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margin-bottom: 20px;</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.hero-subtitle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font-size: 1.5rem;</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margin-bottom: 30px;</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.recent-polls-heading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font-size: 2.5rem;</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font-weight: 600;</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margin-bottom: 30px;</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color: #333;</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text-align: center;</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.poll-card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height: 100%;</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transition: all 0.3s ease;</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border: none;</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box-shadow: 0 5px 15px rgba(0,0,0,0.1);</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.poll-card:hover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transform: translateY(-10px);</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box-shadow: 0 15px 30px rgba(0,0,0,0.2);</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.card-header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background-color: #f8f9fa;</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border-bottom: none;</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.card-title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color: #4a4a4a;</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font-weight: 600;</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.card-subtitle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font-size: 0.9rem;</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.list-group-item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border: none;</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padding: 10px 15px;</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background-color: #f8f9fa;</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margin-bottom: 5px;</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border-radius: 5px;</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transition: background-color 0.3s ease;</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.list-group-item:hover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background-color: #e9ecef;</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.btn-floating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position: fixed;</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bottom: 30px;</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right: 30px;</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width: 60px;</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height: 60px;</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border-radius: 50%;</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text-align: center;</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font-size: 24px;</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box-shadow: 0 4px 8px rgba(0,0,0,0.1);</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transition: all 0.3s ease;</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z-index: 1000;</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.btn-floating:hover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transform: scale(1.1);</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box-shadow: 0 6px 12px rgba(0,0,0,0.2);</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@media (max-width: 768px)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.hero-title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font-size: 2.5rem;</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.hero-subtitle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font-size: 1.2rem;</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&lt;/style&gt;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 xml:space="preserve">&lt;div </w:t>
            </w:r>
            <w:r w:rsidRPr="00DB7BD7">
              <w:rPr>
                <w:rStyle w:val="html-attribute-name"/>
                <w:color w:val="000000"/>
              </w:rPr>
              <w:t>class</w:t>
            </w:r>
            <w:r w:rsidRPr="00DB7BD7">
              <w:rPr>
                <w:rStyle w:val="html-tag"/>
                <w:color w:val="000000"/>
              </w:rPr>
              <w:t>="</w:t>
            </w:r>
            <w:r w:rsidRPr="00DB7BD7">
              <w:rPr>
                <w:rStyle w:val="html-attribute-value"/>
                <w:color w:val="000000"/>
              </w:rPr>
              <w:t>hero-section</w:t>
            </w:r>
            <w:r w:rsidRPr="00DB7BD7">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 xml:space="preserve">&lt;div </w:t>
            </w:r>
            <w:r w:rsidRPr="00DB7BD7">
              <w:rPr>
                <w:rStyle w:val="html-attribute-name"/>
                <w:color w:val="000000"/>
              </w:rPr>
              <w:t>class</w:t>
            </w:r>
            <w:r w:rsidRPr="00DB7BD7">
              <w:rPr>
                <w:rStyle w:val="html-tag"/>
                <w:color w:val="000000"/>
              </w:rPr>
              <w:t>="</w:t>
            </w:r>
            <w:r w:rsidRPr="00DB7BD7">
              <w:rPr>
                <w:rStyle w:val="html-attribute-value"/>
                <w:color w:val="000000"/>
              </w:rPr>
              <w:t>container</w:t>
            </w:r>
            <w:r w:rsidRPr="00DB7BD7">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 xml:space="preserve">&lt;h1 </w:t>
            </w:r>
            <w:r w:rsidRPr="00DB7BD7">
              <w:rPr>
                <w:rStyle w:val="html-attribute-name"/>
                <w:color w:val="000000"/>
              </w:rPr>
              <w:t>class</w:t>
            </w:r>
            <w:r w:rsidRPr="00DB7BD7">
              <w:rPr>
                <w:rStyle w:val="html-tag"/>
                <w:color w:val="000000"/>
              </w:rPr>
              <w:t>="</w:t>
            </w:r>
            <w:r w:rsidRPr="00DB7BD7">
              <w:rPr>
                <w:rStyle w:val="html-attribute-value"/>
                <w:color w:val="000000"/>
              </w:rPr>
              <w:t>hero-title</w:t>
            </w:r>
            <w:r w:rsidRPr="00DB7BD7">
              <w:rPr>
                <w:rStyle w:val="html-tag"/>
                <w:color w:val="000000"/>
              </w:rPr>
              <w:t>"&gt;</w:t>
            </w:r>
            <w:r w:rsidRPr="00DB7BD7">
              <w:rPr>
                <w:color w:val="000000"/>
              </w:rPr>
              <w:t>Welcome to Poll-Karo</w:t>
            </w:r>
            <w:r w:rsidRPr="00DB7BD7">
              <w:rPr>
                <w:rStyle w:val="html-tag"/>
                <w:color w:val="000000"/>
              </w:rPr>
              <w:t>&lt;/h1&gt;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 xml:space="preserve">&lt;p </w:t>
            </w:r>
            <w:r w:rsidRPr="00DB7BD7">
              <w:rPr>
                <w:rStyle w:val="html-attribute-name"/>
                <w:color w:val="000000"/>
              </w:rPr>
              <w:t>class</w:t>
            </w:r>
            <w:r w:rsidRPr="00DB7BD7">
              <w:rPr>
                <w:rStyle w:val="html-tag"/>
                <w:color w:val="000000"/>
              </w:rPr>
              <w:t>="</w:t>
            </w:r>
            <w:r w:rsidRPr="00DB7BD7">
              <w:rPr>
                <w:rStyle w:val="html-attribute-value"/>
                <w:color w:val="000000"/>
              </w:rPr>
              <w:t>hero-subtitle</w:t>
            </w:r>
            <w:r w:rsidRPr="00DB7BD7">
              <w:rPr>
                <w:rStyle w:val="html-tag"/>
                <w:color w:val="000000"/>
              </w:rPr>
              <w:t>"&gt;</w:t>
            </w:r>
            <w:r w:rsidRPr="00DB7BD7">
              <w:rPr>
                <w:color w:val="000000"/>
              </w:rPr>
              <w:t>Create, share, and analyze polls with ease</w:t>
            </w:r>
            <w:r w:rsidRPr="00DB7BD7">
              <w:rPr>
                <w:rStyle w:val="html-tag"/>
                <w:color w:val="000000"/>
              </w:rPr>
              <w:t>&lt;/p&gt;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 xml:space="preserve">&lt;a </w:t>
            </w:r>
            <w:r w:rsidRPr="00DB7BD7">
              <w:rPr>
                <w:rStyle w:val="html-attribute-name"/>
                <w:color w:val="000000"/>
              </w:rPr>
              <w:t>href</w:t>
            </w:r>
            <w:r w:rsidRPr="00DB7BD7">
              <w:rPr>
                <w:rStyle w:val="html-tag"/>
                <w:color w:val="000000"/>
              </w:rPr>
              <w:t>="</w:t>
            </w:r>
            <w:hyperlink r:id="rId19" w:tgtFrame="_blank" w:history="1">
              <w:r w:rsidRPr="00DB7BD7">
                <w:rPr>
                  <w:rStyle w:val="Hyperlink"/>
                </w:rPr>
                <w:t>{% url 'create_poll' %}</w:t>
              </w:r>
            </w:hyperlink>
            <w:r w:rsidRPr="00DB7BD7">
              <w:rPr>
                <w:rStyle w:val="html-tag"/>
                <w:color w:val="000000"/>
              </w:rPr>
              <w:t xml:space="preserve">" </w:t>
            </w:r>
            <w:r w:rsidRPr="00DB7BD7">
              <w:rPr>
                <w:rStyle w:val="html-attribute-name"/>
                <w:color w:val="000000"/>
              </w:rPr>
              <w:t>class</w:t>
            </w:r>
            <w:r w:rsidRPr="00DB7BD7">
              <w:rPr>
                <w:rStyle w:val="html-tag"/>
                <w:color w:val="000000"/>
              </w:rPr>
              <w:t>="</w:t>
            </w:r>
            <w:r w:rsidRPr="00DB7BD7">
              <w:rPr>
                <w:rStyle w:val="html-attribute-value"/>
                <w:color w:val="000000"/>
              </w:rPr>
              <w:t>btn btn-light btn-lg</w:t>
            </w:r>
            <w:r w:rsidRPr="00DB7BD7">
              <w:rPr>
                <w:rStyle w:val="html-tag"/>
                <w:color w:val="000000"/>
              </w:rPr>
              <w:t>"&gt;</w:t>
            </w:r>
            <w:r w:rsidRPr="00DB7BD7">
              <w:rPr>
                <w:color w:val="000000"/>
              </w:rPr>
              <w:t>Create Your First Poll</w:t>
            </w:r>
            <w:r w:rsidRPr="00DB7BD7">
              <w:rPr>
                <w:rStyle w:val="html-tag"/>
                <w:color w:val="000000"/>
              </w:rPr>
              <w:t>&lt;/a&gt;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&lt;/div&gt;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&lt;/div&gt;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 xml:space="preserve">&lt;div </w:t>
            </w:r>
            <w:r w:rsidRPr="00DB7BD7">
              <w:rPr>
                <w:rStyle w:val="html-attribute-name"/>
                <w:color w:val="000000"/>
              </w:rPr>
              <w:t>class</w:t>
            </w:r>
            <w:r w:rsidRPr="00DB7BD7">
              <w:rPr>
                <w:rStyle w:val="html-tag"/>
                <w:color w:val="000000"/>
              </w:rPr>
              <w:t>="</w:t>
            </w:r>
            <w:r w:rsidRPr="00DB7BD7">
              <w:rPr>
                <w:rStyle w:val="html-attribute-value"/>
                <w:color w:val="000000"/>
              </w:rPr>
              <w:t>container</w:t>
            </w:r>
            <w:r w:rsidRPr="00DB7BD7">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 xml:space="preserve">&lt;h2 </w:t>
            </w:r>
            <w:r w:rsidRPr="00DB7BD7">
              <w:rPr>
                <w:rStyle w:val="html-attribute-name"/>
                <w:color w:val="000000"/>
              </w:rPr>
              <w:t>class</w:t>
            </w:r>
            <w:r w:rsidRPr="00DB7BD7">
              <w:rPr>
                <w:rStyle w:val="html-tag"/>
                <w:color w:val="000000"/>
              </w:rPr>
              <w:t>="</w:t>
            </w:r>
            <w:r w:rsidRPr="00DB7BD7">
              <w:rPr>
                <w:rStyle w:val="html-attribute-value"/>
                <w:color w:val="000000"/>
              </w:rPr>
              <w:t>recent-polls-heading</w:t>
            </w:r>
            <w:r w:rsidRPr="00DB7BD7">
              <w:rPr>
                <w:rStyle w:val="html-tag"/>
                <w:color w:val="000000"/>
              </w:rPr>
              <w:t>"&gt;</w:t>
            </w:r>
            <w:r w:rsidRPr="00DB7BD7">
              <w:rPr>
                <w:color w:val="000000"/>
              </w:rPr>
              <w:t>Recent Polls</w:t>
            </w:r>
            <w:r w:rsidRPr="00DB7BD7">
              <w:rPr>
                <w:rStyle w:val="html-tag"/>
                <w:color w:val="000000"/>
              </w:rPr>
              <w:t>&lt;/h2&gt;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 xml:space="preserve">&lt;div </w:t>
            </w:r>
            <w:r w:rsidRPr="00DB7BD7">
              <w:rPr>
                <w:rStyle w:val="html-attribute-name"/>
                <w:color w:val="000000"/>
              </w:rPr>
              <w:t>class</w:t>
            </w:r>
            <w:r w:rsidRPr="00DB7BD7">
              <w:rPr>
                <w:rStyle w:val="html-tag"/>
                <w:color w:val="000000"/>
              </w:rPr>
              <w:t>="</w:t>
            </w:r>
            <w:r w:rsidRPr="00DB7BD7">
              <w:rPr>
                <w:rStyle w:val="html-attribute-value"/>
                <w:color w:val="000000"/>
              </w:rPr>
              <w:t>row</w:t>
            </w:r>
            <w:r w:rsidRPr="00DB7BD7">
              <w:rPr>
                <w:rStyle w:val="html-tag"/>
                <w:color w:val="000000"/>
              </w:rPr>
              <w:t xml:space="preserve">" </w:t>
            </w:r>
            <w:r w:rsidRPr="00DB7BD7">
              <w:rPr>
                <w:rStyle w:val="html-attribute-name"/>
                <w:color w:val="000000"/>
              </w:rPr>
              <w:t>id</w:t>
            </w:r>
            <w:r w:rsidRPr="00DB7BD7">
              <w:rPr>
                <w:rStyle w:val="html-tag"/>
                <w:color w:val="000000"/>
              </w:rPr>
              <w:t>="</w:t>
            </w:r>
            <w:r w:rsidRPr="00DB7BD7">
              <w:rPr>
                <w:rStyle w:val="html-attribute-value"/>
                <w:color w:val="000000"/>
              </w:rPr>
              <w:t>pollGrid</w:t>
            </w:r>
            <w:r w:rsidRPr="00DB7BD7">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 for result in poll_results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 xml:space="preserve">&lt;div </w:t>
            </w:r>
            <w:r w:rsidRPr="00DB7BD7">
              <w:rPr>
                <w:rStyle w:val="html-attribute-name"/>
                <w:color w:val="000000"/>
              </w:rPr>
              <w:t>class</w:t>
            </w:r>
            <w:r w:rsidRPr="00DB7BD7">
              <w:rPr>
                <w:rStyle w:val="html-tag"/>
                <w:color w:val="000000"/>
              </w:rPr>
              <w:t>="</w:t>
            </w:r>
            <w:r w:rsidRPr="00DB7BD7">
              <w:rPr>
                <w:rStyle w:val="html-attribute-value"/>
                <w:color w:val="000000"/>
              </w:rPr>
              <w:t>col-md-4 mb-4</w:t>
            </w:r>
            <w:r w:rsidRPr="00DB7BD7">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 xml:space="preserve">&lt;a </w:t>
            </w:r>
            <w:r w:rsidRPr="00DB7BD7">
              <w:rPr>
                <w:rStyle w:val="html-attribute-name"/>
                <w:color w:val="000000"/>
              </w:rPr>
              <w:t>href</w:t>
            </w:r>
            <w:r w:rsidRPr="00DB7BD7">
              <w:rPr>
                <w:rStyle w:val="html-tag"/>
                <w:color w:val="000000"/>
              </w:rPr>
              <w:t>="</w:t>
            </w:r>
            <w:hyperlink r:id="rId20" w:tgtFrame="_blank" w:history="1">
              <w:r w:rsidRPr="00DB7BD7">
                <w:rPr>
                  <w:rStyle w:val="Hyperlink"/>
                </w:rPr>
                <w:t>{% url 'poll_results' result.poll.id %}</w:t>
              </w:r>
            </w:hyperlink>
            <w:r w:rsidRPr="00DB7BD7">
              <w:rPr>
                <w:rStyle w:val="html-tag"/>
                <w:color w:val="000000"/>
              </w:rPr>
              <w:t xml:space="preserve">" </w:t>
            </w:r>
            <w:r w:rsidRPr="00DB7BD7">
              <w:rPr>
                <w:rStyle w:val="html-attribute-name"/>
                <w:color w:val="000000"/>
              </w:rPr>
              <w:t>class</w:t>
            </w:r>
            <w:r w:rsidRPr="00DB7BD7">
              <w:rPr>
                <w:rStyle w:val="html-tag"/>
                <w:color w:val="000000"/>
              </w:rPr>
              <w:t>="</w:t>
            </w:r>
            <w:r w:rsidRPr="00DB7BD7">
              <w:rPr>
                <w:rStyle w:val="html-attribute-value"/>
                <w:color w:val="000000"/>
              </w:rPr>
              <w:t>text-decoration-none</w:t>
            </w:r>
            <w:r w:rsidRPr="00DB7BD7">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 xml:space="preserve">&lt;div </w:t>
            </w:r>
            <w:r w:rsidRPr="00DB7BD7">
              <w:rPr>
                <w:rStyle w:val="html-attribute-name"/>
                <w:color w:val="000000"/>
              </w:rPr>
              <w:t>class</w:t>
            </w:r>
            <w:r w:rsidRPr="00DB7BD7">
              <w:rPr>
                <w:rStyle w:val="html-tag"/>
                <w:color w:val="000000"/>
              </w:rPr>
              <w:t>="</w:t>
            </w:r>
            <w:r w:rsidRPr="00DB7BD7">
              <w:rPr>
                <w:rStyle w:val="html-attribute-value"/>
                <w:color w:val="000000"/>
              </w:rPr>
              <w:t>card poll-card</w:t>
            </w:r>
            <w:r w:rsidRPr="00DB7BD7">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 xml:space="preserve">&lt;div </w:t>
            </w:r>
            <w:r w:rsidRPr="00DB7BD7">
              <w:rPr>
                <w:rStyle w:val="html-attribute-name"/>
                <w:color w:val="000000"/>
              </w:rPr>
              <w:t>class</w:t>
            </w:r>
            <w:r w:rsidRPr="00DB7BD7">
              <w:rPr>
                <w:rStyle w:val="html-tag"/>
                <w:color w:val="000000"/>
              </w:rPr>
              <w:t>="</w:t>
            </w:r>
            <w:r w:rsidRPr="00DB7BD7">
              <w:rPr>
                <w:rStyle w:val="html-attribute-value"/>
                <w:color w:val="000000"/>
              </w:rPr>
              <w:t>card-header</w:t>
            </w:r>
            <w:r w:rsidRPr="00DB7BD7">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 xml:space="preserve">&lt;h5 </w:t>
            </w:r>
            <w:r w:rsidRPr="00DB7BD7">
              <w:rPr>
                <w:rStyle w:val="html-attribute-name"/>
                <w:color w:val="000000"/>
              </w:rPr>
              <w:t>class</w:t>
            </w:r>
            <w:r w:rsidRPr="00DB7BD7">
              <w:rPr>
                <w:rStyle w:val="html-tag"/>
                <w:color w:val="000000"/>
              </w:rPr>
              <w:t>="</w:t>
            </w:r>
            <w:r w:rsidRPr="00DB7BD7">
              <w:rPr>
                <w:rStyle w:val="html-attribute-value"/>
                <w:color w:val="000000"/>
              </w:rPr>
              <w:t>card-title</w:t>
            </w:r>
            <w:r w:rsidRPr="00DB7BD7">
              <w:rPr>
                <w:rStyle w:val="html-tag"/>
                <w:color w:val="000000"/>
              </w:rPr>
              <w:t>"&gt;</w:t>
            </w:r>
            <w:r w:rsidRPr="00DB7BD7">
              <w:rPr>
                <w:color w:val="000000"/>
              </w:rPr>
              <w:t>{{ result.poll.title }}</w:t>
            </w:r>
            <w:r w:rsidRPr="00DB7BD7">
              <w:rPr>
                <w:rStyle w:val="html-tag"/>
                <w:color w:val="000000"/>
              </w:rPr>
              <w:t>&lt;/h5&gt;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&lt;/div&gt;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 xml:space="preserve">&lt;div </w:t>
            </w:r>
            <w:r w:rsidRPr="00DB7BD7">
              <w:rPr>
                <w:rStyle w:val="html-attribute-name"/>
                <w:color w:val="000000"/>
              </w:rPr>
              <w:t>class</w:t>
            </w:r>
            <w:r w:rsidRPr="00DB7BD7">
              <w:rPr>
                <w:rStyle w:val="html-tag"/>
                <w:color w:val="000000"/>
              </w:rPr>
              <w:t>="</w:t>
            </w:r>
            <w:r w:rsidRPr="00DB7BD7">
              <w:rPr>
                <w:rStyle w:val="html-attribute-value"/>
                <w:color w:val="000000"/>
              </w:rPr>
              <w:t>card-body</w:t>
            </w:r>
            <w:r w:rsidRPr="00DB7BD7">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 xml:space="preserve">&lt;h6 </w:t>
            </w:r>
            <w:r w:rsidRPr="00DB7BD7">
              <w:rPr>
                <w:rStyle w:val="html-attribute-name"/>
                <w:color w:val="000000"/>
              </w:rPr>
              <w:t>class</w:t>
            </w:r>
            <w:r w:rsidRPr="00DB7BD7">
              <w:rPr>
                <w:rStyle w:val="html-tag"/>
                <w:color w:val="000000"/>
              </w:rPr>
              <w:t>="</w:t>
            </w:r>
            <w:r w:rsidRPr="00DB7BD7">
              <w:rPr>
                <w:rStyle w:val="html-attribute-value"/>
                <w:color w:val="000000"/>
              </w:rPr>
              <w:t>card-subtitle mb-2 text-muted</w:t>
            </w:r>
            <w:r w:rsidRPr="00DB7BD7">
              <w:rPr>
                <w:rStyle w:val="html-tag"/>
                <w:color w:val="000000"/>
              </w:rPr>
              <w:t>"&gt;</w:t>
            </w:r>
            <w:r w:rsidRPr="00DB7BD7">
              <w:rPr>
                <w:color w:val="000000"/>
              </w:rPr>
              <w:t>{{ result.poll.question }}</w:t>
            </w:r>
            <w:r w:rsidRPr="00DB7BD7">
              <w:rPr>
                <w:rStyle w:val="html-tag"/>
                <w:color w:val="000000"/>
              </w:rPr>
              <w:t>&lt;/h6&gt;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 xml:space="preserve">&lt;ul </w:t>
            </w:r>
            <w:r w:rsidRPr="00DB7BD7">
              <w:rPr>
                <w:rStyle w:val="html-attribute-name"/>
                <w:color w:val="000000"/>
              </w:rPr>
              <w:t>class</w:t>
            </w:r>
            <w:r w:rsidRPr="00DB7BD7">
              <w:rPr>
                <w:rStyle w:val="html-tag"/>
                <w:color w:val="000000"/>
              </w:rPr>
              <w:t>="</w:t>
            </w:r>
            <w:r w:rsidRPr="00DB7BD7">
              <w:rPr>
                <w:rStyle w:val="html-attribute-value"/>
                <w:color w:val="000000"/>
              </w:rPr>
              <w:t>list-group mt-3</w:t>
            </w:r>
            <w:r w:rsidRPr="00DB7BD7">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 for option in result.poll.options.all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 xml:space="preserve">&lt;li </w:t>
            </w:r>
            <w:r w:rsidRPr="00DB7BD7">
              <w:rPr>
                <w:rStyle w:val="html-attribute-name"/>
                <w:color w:val="000000"/>
              </w:rPr>
              <w:t>class</w:t>
            </w:r>
            <w:r w:rsidRPr="00DB7BD7">
              <w:rPr>
                <w:rStyle w:val="html-tag"/>
                <w:color w:val="000000"/>
              </w:rPr>
              <w:t>="</w:t>
            </w:r>
            <w:r w:rsidRPr="00DB7BD7">
              <w:rPr>
                <w:rStyle w:val="html-attribute-value"/>
                <w:color w:val="000000"/>
              </w:rPr>
              <w:t>list-group-item d-flex justify-content-between align-items-center</w:t>
            </w:r>
            <w:r w:rsidRPr="00DB7BD7">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 option.option_text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 xml:space="preserve">&lt;span </w:t>
            </w:r>
            <w:r w:rsidRPr="00DB7BD7">
              <w:rPr>
                <w:rStyle w:val="html-attribute-name"/>
                <w:color w:val="000000"/>
              </w:rPr>
              <w:t>class</w:t>
            </w:r>
            <w:r w:rsidRPr="00DB7BD7">
              <w:rPr>
                <w:rStyle w:val="html-tag"/>
                <w:color w:val="000000"/>
              </w:rPr>
              <w:t>="</w:t>
            </w:r>
            <w:r w:rsidRPr="00DB7BD7">
              <w:rPr>
                <w:rStyle w:val="html-attribute-value"/>
                <w:color w:val="000000"/>
              </w:rPr>
              <w:t>badge bg-primary rounded-pill</w:t>
            </w:r>
            <w:r w:rsidRPr="00DB7BD7">
              <w:rPr>
                <w:rStyle w:val="html-tag"/>
                <w:color w:val="000000"/>
              </w:rPr>
              <w:t>"&gt;</w:t>
            </w:r>
            <w:r w:rsidRPr="00DB7BD7">
              <w:rPr>
                <w:color w:val="000000"/>
              </w:rPr>
              <w:t>{{ option.votes.count }}</w:t>
            </w:r>
            <w:r w:rsidRPr="00DB7BD7">
              <w:rPr>
                <w:rStyle w:val="html-tag"/>
                <w:color w:val="000000"/>
              </w:rPr>
              <w:t>&lt;/span&gt;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&lt;/li&gt;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 endfor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&lt;/ul&gt;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 xml:space="preserve">&lt;p </w:t>
            </w:r>
            <w:r w:rsidRPr="00DB7BD7">
              <w:rPr>
                <w:rStyle w:val="html-attribute-name"/>
                <w:color w:val="000000"/>
              </w:rPr>
              <w:t>class</w:t>
            </w:r>
            <w:r w:rsidRPr="00DB7BD7">
              <w:rPr>
                <w:rStyle w:val="html-tag"/>
                <w:color w:val="000000"/>
              </w:rPr>
              <w:t>="</w:t>
            </w:r>
            <w:r w:rsidRPr="00DB7BD7">
              <w:rPr>
                <w:rStyle w:val="html-attribute-value"/>
                <w:color w:val="000000"/>
              </w:rPr>
              <w:t>mb-1 mt-2</w:t>
            </w:r>
            <w:r w:rsidRPr="00DB7BD7">
              <w:rPr>
                <w:rStyle w:val="html-tag"/>
                <w:color w:val="000000"/>
              </w:rPr>
              <w:t xml:space="preserve">"&gt;&lt;strong&gt;&lt;i </w:t>
            </w:r>
            <w:r w:rsidRPr="00DB7BD7">
              <w:rPr>
                <w:rStyle w:val="html-attribute-name"/>
                <w:color w:val="000000"/>
              </w:rPr>
              <w:t>class</w:t>
            </w:r>
            <w:r w:rsidRPr="00DB7BD7">
              <w:rPr>
                <w:rStyle w:val="html-tag"/>
                <w:color w:val="000000"/>
              </w:rPr>
              <w:t>="</w:t>
            </w:r>
            <w:r w:rsidRPr="00DB7BD7">
              <w:rPr>
                <w:rStyle w:val="html-attribute-value"/>
                <w:color w:val="000000"/>
              </w:rPr>
              <w:t>bi bi-person</w:t>
            </w:r>
            <w:r w:rsidRPr="00DB7BD7">
              <w:rPr>
                <w:rStyle w:val="html-tag"/>
                <w:color w:val="000000"/>
              </w:rPr>
              <w:t>"&gt;&lt;/i&gt;&lt;/strong&gt;</w:t>
            </w:r>
            <w:r w:rsidRPr="00DB7BD7">
              <w:rPr>
                <w:color w:val="000000"/>
              </w:rPr>
              <w:t xml:space="preserve"> {{ result.poll.creator.username }}</w:t>
            </w:r>
            <w:r w:rsidRPr="00DB7BD7">
              <w:rPr>
                <w:rStyle w:val="html-tag"/>
                <w:color w:val="000000"/>
              </w:rPr>
              <w:t>&lt;/p&gt;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 xml:space="preserve">&lt;p </w:t>
            </w:r>
            <w:r w:rsidRPr="00DB7BD7">
              <w:rPr>
                <w:rStyle w:val="html-attribute-name"/>
                <w:color w:val="000000"/>
              </w:rPr>
              <w:t>class</w:t>
            </w:r>
            <w:r w:rsidRPr="00DB7BD7">
              <w:rPr>
                <w:rStyle w:val="html-tag"/>
                <w:color w:val="000000"/>
              </w:rPr>
              <w:t>="</w:t>
            </w:r>
            <w:r w:rsidRPr="00DB7BD7">
              <w:rPr>
                <w:rStyle w:val="html-attribute-value"/>
                <w:color w:val="000000"/>
              </w:rPr>
              <w:t>mb-3 mt-2</w:t>
            </w:r>
            <w:r w:rsidRPr="00DB7BD7">
              <w:rPr>
                <w:rStyle w:val="html-tag"/>
                <w:color w:val="000000"/>
              </w:rPr>
              <w:t xml:space="preserve">"&gt;&lt;strong&gt;&lt;i </w:t>
            </w:r>
            <w:r w:rsidRPr="00DB7BD7">
              <w:rPr>
                <w:rStyle w:val="html-attribute-name"/>
                <w:color w:val="000000"/>
              </w:rPr>
              <w:t>class</w:t>
            </w:r>
            <w:r w:rsidRPr="00DB7BD7">
              <w:rPr>
                <w:rStyle w:val="html-tag"/>
                <w:color w:val="000000"/>
              </w:rPr>
              <w:t>="</w:t>
            </w:r>
            <w:r w:rsidRPr="00DB7BD7">
              <w:rPr>
                <w:rStyle w:val="html-attribute-value"/>
                <w:color w:val="000000"/>
              </w:rPr>
              <w:t>bi bi-bar-chart</w:t>
            </w:r>
            <w:r w:rsidRPr="00DB7BD7">
              <w:rPr>
                <w:rStyle w:val="html-tag"/>
                <w:color w:val="000000"/>
              </w:rPr>
              <w:t>"&gt;&lt;/i&gt;&lt;/strong&gt;</w:t>
            </w:r>
            <w:r w:rsidRPr="00DB7BD7">
              <w:rPr>
                <w:color w:val="000000"/>
              </w:rPr>
              <w:t xml:space="preserve"> {{ result.total_votes }}</w:t>
            </w:r>
            <w:r w:rsidRPr="00DB7BD7">
              <w:rPr>
                <w:rStyle w:val="html-tag"/>
                <w:color w:val="000000"/>
              </w:rPr>
              <w:t>&lt;/p&gt;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&lt;/div&gt;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&lt;/div&gt;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&lt;/a&gt;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&lt;/div&gt;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 empty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 xml:space="preserve">&lt;div </w:t>
            </w:r>
            <w:r w:rsidRPr="00DB7BD7">
              <w:rPr>
                <w:rStyle w:val="html-attribute-name"/>
                <w:color w:val="000000"/>
              </w:rPr>
              <w:t>class</w:t>
            </w:r>
            <w:r w:rsidRPr="00DB7BD7">
              <w:rPr>
                <w:rStyle w:val="html-tag"/>
                <w:color w:val="000000"/>
              </w:rPr>
              <w:t>="</w:t>
            </w:r>
            <w:r w:rsidRPr="00DB7BD7">
              <w:rPr>
                <w:rStyle w:val="html-attribute-value"/>
                <w:color w:val="000000"/>
              </w:rPr>
              <w:t>col-12 text-center</w:t>
            </w:r>
            <w:r w:rsidRPr="00DB7BD7">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 xml:space="preserve">&lt;p </w:t>
            </w:r>
            <w:r w:rsidRPr="00DB7BD7">
              <w:rPr>
                <w:rStyle w:val="html-attribute-name"/>
                <w:color w:val="000000"/>
              </w:rPr>
              <w:t>class</w:t>
            </w:r>
            <w:r w:rsidRPr="00DB7BD7">
              <w:rPr>
                <w:rStyle w:val="html-tag"/>
                <w:color w:val="000000"/>
              </w:rPr>
              <w:t>="</w:t>
            </w:r>
            <w:r w:rsidRPr="00DB7BD7">
              <w:rPr>
                <w:rStyle w:val="html-attribute-value"/>
                <w:color w:val="000000"/>
              </w:rPr>
              <w:t>lead</w:t>
            </w:r>
            <w:r w:rsidRPr="00DB7BD7">
              <w:rPr>
                <w:rStyle w:val="html-tag"/>
                <w:color w:val="000000"/>
              </w:rPr>
              <w:t>"&gt;</w:t>
            </w:r>
            <w:r w:rsidRPr="00DB7BD7">
              <w:rPr>
                <w:color w:val="000000"/>
              </w:rPr>
              <w:t>No polls available. Be the first to create one!</w:t>
            </w:r>
            <w:r w:rsidRPr="00DB7BD7">
              <w:rPr>
                <w:rStyle w:val="html-tag"/>
                <w:color w:val="000000"/>
              </w:rPr>
              <w:t>&lt;/p&gt;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 xml:space="preserve">&lt;a </w:t>
            </w:r>
            <w:r w:rsidRPr="00DB7BD7">
              <w:rPr>
                <w:rStyle w:val="html-attribute-name"/>
                <w:color w:val="000000"/>
              </w:rPr>
              <w:t>href</w:t>
            </w:r>
            <w:r w:rsidRPr="00DB7BD7">
              <w:rPr>
                <w:rStyle w:val="html-tag"/>
                <w:color w:val="000000"/>
              </w:rPr>
              <w:t>="</w:t>
            </w:r>
            <w:hyperlink r:id="rId21" w:tgtFrame="_blank" w:history="1">
              <w:r w:rsidRPr="00DB7BD7">
                <w:rPr>
                  <w:rStyle w:val="Hyperlink"/>
                </w:rPr>
                <w:t>{% url 'create_poll' %}</w:t>
              </w:r>
            </w:hyperlink>
            <w:r w:rsidRPr="00DB7BD7">
              <w:rPr>
                <w:rStyle w:val="html-tag"/>
                <w:color w:val="000000"/>
              </w:rPr>
              <w:t xml:space="preserve">" </w:t>
            </w:r>
            <w:r w:rsidRPr="00DB7BD7">
              <w:rPr>
                <w:rStyle w:val="html-attribute-name"/>
                <w:color w:val="000000"/>
              </w:rPr>
              <w:t>class</w:t>
            </w:r>
            <w:r w:rsidRPr="00DB7BD7">
              <w:rPr>
                <w:rStyle w:val="html-tag"/>
                <w:color w:val="000000"/>
              </w:rPr>
              <w:t>="</w:t>
            </w:r>
            <w:r w:rsidRPr="00DB7BD7">
              <w:rPr>
                <w:rStyle w:val="html-attribute-value"/>
                <w:color w:val="000000"/>
              </w:rPr>
              <w:t>btn btn-primary btn-lg mt-3</w:t>
            </w:r>
            <w:r w:rsidRPr="00DB7BD7">
              <w:rPr>
                <w:rStyle w:val="html-tag"/>
                <w:color w:val="000000"/>
              </w:rPr>
              <w:t>"&gt;</w:t>
            </w:r>
            <w:r w:rsidRPr="00DB7BD7">
              <w:rPr>
                <w:color w:val="000000"/>
              </w:rPr>
              <w:t>Create a Poll</w:t>
            </w:r>
            <w:r w:rsidRPr="00DB7BD7">
              <w:rPr>
                <w:rStyle w:val="html-tag"/>
                <w:color w:val="000000"/>
              </w:rPr>
              <w:t>&lt;/a&gt;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&lt;/div&gt;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 endfor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&lt;/div&gt;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&lt;/div&gt;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 xml:space="preserve">&lt;a </w:t>
            </w:r>
            <w:r w:rsidRPr="00DB7BD7">
              <w:rPr>
                <w:rStyle w:val="html-attribute-name"/>
                <w:color w:val="000000"/>
              </w:rPr>
              <w:t>href</w:t>
            </w:r>
            <w:r w:rsidRPr="00DB7BD7">
              <w:rPr>
                <w:rStyle w:val="html-tag"/>
                <w:color w:val="000000"/>
              </w:rPr>
              <w:t>="</w:t>
            </w:r>
            <w:hyperlink r:id="rId22" w:tgtFrame="_blank" w:history="1">
              <w:r w:rsidRPr="00DB7BD7">
                <w:rPr>
                  <w:rStyle w:val="Hyperlink"/>
                </w:rPr>
                <w:t>{% url 'create_poll' %}</w:t>
              </w:r>
            </w:hyperlink>
            <w:r w:rsidRPr="00DB7BD7">
              <w:rPr>
                <w:rStyle w:val="html-tag"/>
                <w:color w:val="000000"/>
              </w:rPr>
              <w:t xml:space="preserve">" </w:t>
            </w:r>
            <w:r w:rsidRPr="00DB7BD7">
              <w:rPr>
                <w:rStyle w:val="html-attribute-name"/>
                <w:color w:val="000000"/>
              </w:rPr>
              <w:t>class</w:t>
            </w:r>
            <w:r w:rsidRPr="00DB7BD7">
              <w:rPr>
                <w:rStyle w:val="html-tag"/>
                <w:color w:val="000000"/>
              </w:rPr>
              <w:t>="</w:t>
            </w:r>
            <w:r w:rsidRPr="00DB7BD7">
              <w:rPr>
                <w:rStyle w:val="html-attribute-value"/>
                <w:color w:val="000000"/>
              </w:rPr>
              <w:t>btn btn-primary btn-floating</w:t>
            </w:r>
            <w:r w:rsidRPr="00DB7BD7">
              <w:rPr>
                <w:rStyle w:val="html-tag"/>
                <w:color w:val="000000"/>
              </w:rPr>
              <w:t xml:space="preserve">" </w:t>
            </w:r>
            <w:r w:rsidRPr="00DB7BD7">
              <w:rPr>
                <w:rStyle w:val="html-attribute-name"/>
                <w:color w:val="000000"/>
              </w:rPr>
              <w:t>id</w:t>
            </w:r>
            <w:r w:rsidRPr="00DB7BD7">
              <w:rPr>
                <w:rStyle w:val="html-tag"/>
                <w:color w:val="000000"/>
              </w:rPr>
              <w:t>="</w:t>
            </w:r>
            <w:r w:rsidRPr="00DB7BD7">
              <w:rPr>
                <w:rStyle w:val="html-attribute-value"/>
                <w:color w:val="000000"/>
              </w:rPr>
              <w:t>createPollBtn</w:t>
            </w:r>
            <w:r w:rsidRPr="00DB7BD7">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 xml:space="preserve">&lt;i </w:t>
            </w:r>
            <w:r w:rsidRPr="00DB7BD7">
              <w:rPr>
                <w:rStyle w:val="html-attribute-name"/>
                <w:color w:val="000000"/>
              </w:rPr>
              <w:t>class</w:t>
            </w:r>
            <w:r w:rsidRPr="00DB7BD7">
              <w:rPr>
                <w:rStyle w:val="html-tag"/>
                <w:color w:val="000000"/>
              </w:rPr>
              <w:t>="</w:t>
            </w:r>
            <w:r w:rsidRPr="00DB7BD7">
              <w:rPr>
                <w:rStyle w:val="html-attribute-value"/>
                <w:color w:val="000000"/>
              </w:rPr>
              <w:t>fas fa-plus</w:t>
            </w:r>
            <w:r w:rsidRPr="00DB7BD7">
              <w:rPr>
                <w:rStyle w:val="html-tag"/>
                <w:color w:val="000000"/>
              </w:rPr>
              <w:t>"&gt;&lt;/i&gt;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&lt;/a&gt;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 xml:space="preserve">&lt;script </w:t>
            </w:r>
            <w:r w:rsidRPr="00DB7BD7">
              <w:rPr>
                <w:rStyle w:val="html-attribute-name"/>
                <w:color w:val="000000"/>
              </w:rPr>
              <w:t>src</w:t>
            </w:r>
            <w:r w:rsidRPr="00DB7BD7">
              <w:rPr>
                <w:rStyle w:val="html-tag"/>
                <w:color w:val="000000"/>
              </w:rPr>
              <w:t>="</w:t>
            </w:r>
            <w:hyperlink r:id="rId23" w:tgtFrame="_blank" w:history="1">
              <w:r w:rsidRPr="00DB7BD7">
                <w:rPr>
                  <w:rStyle w:val="Hyperlink"/>
                </w:rPr>
                <w:t>https://unpkg.com/masonry-layout@4/dist/masonry.pkgd.min.js</w:t>
              </w:r>
            </w:hyperlink>
            <w:r w:rsidRPr="00DB7BD7">
              <w:rPr>
                <w:rStyle w:val="html-tag"/>
                <w:color w:val="000000"/>
              </w:rPr>
              <w:t>"&gt;&lt;/script&gt;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&lt;script&gt;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document.addEventListener('DOMContentLoaded', function()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var elem = document.querySelector('#pollGrid');</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var msnry = new Masonry(elem,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itemSelector: '.col-md-4',</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percentPosition: true</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var createPollBtn = document.getElementById('createPollBtn');</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createPollBtn.addEventListener('click', function(e)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e.preventDefault();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this.classList.add('animate__animated', 'animate__rubberBand');</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setTimeout(() =&gt;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window.location.href = this.getAttribute('href');</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 500);</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var pollCards = document.querySelectorAll('.poll-card');</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pollCards.forEach(card =&gt;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card.addEventListener('mouseenter', function()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this.style.transform = 'translateY(-10px)';</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card.addEventListener('mouseleave', function()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this.style.transform = 'translateY(0)';</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rStyle w:val="html-tag"/>
                <w:color w:val="000000"/>
              </w:rPr>
              <w:t>&lt;/script&gt;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Pr="00DB7BD7" w:rsidRDefault="00DB7BD7" w:rsidP="00DB7BD7">
            <w:pPr>
              <w:spacing w:after="0"/>
              <w:rPr>
                <w:color w:val="000000"/>
              </w:rPr>
            </w:pPr>
            <w:r w:rsidRPr="00DB7BD7">
              <w:rPr>
                <w:color w:val="000000"/>
              </w:rPr>
              <w:t>{% endblock %}</w:t>
            </w:r>
          </w:p>
        </w:tc>
      </w:tr>
      <w:tr w:rsidR="00DB7BD7" w:rsidTr="00DB7BD7">
        <w:trPr>
          <w:tblCellSpacing w:w="15" w:type="dxa"/>
        </w:trPr>
        <w:tc>
          <w:tcPr>
            <w:tcW w:w="0" w:type="auto"/>
            <w:vAlign w:val="center"/>
            <w:hideMark/>
          </w:tcPr>
          <w:p w:rsidR="00DB7BD7" w:rsidRDefault="00DB7BD7">
            <w:pPr>
              <w:rPr>
                <w:color w:val="000000"/>
              </w:rPr>
            </w:pPr>
          </w:p>
        </w:tc>
        <w:tc>
          <w:tcPr>
            <w:tcW w:w="0" w:type="auto"/>
            <w:vAlign w:val="center"/>
            <w:hideMark/>
          </w:tcPr>
          <w:p w:rsidR="00DB7BD7" w:rsidRDefault="00DB7BD7">
            <w:pPr>
              <w:rPr>
                <w:sz w:val="20"/>
                <w:szCs w:val="20"/>
              </w:rPr>
            </w:pPr>
          </w:p>
        </w:tc>
      </w:tr>
    </w:tbl>
    <w:p w:rsidR="00583658" w:rsidRPr="00475F24" w:rsidRDefault="00583658" w:rsidP="00475F24">
      <w:pPr>
        <w:widowControl w:val="0"/>
        <w:autoSpaceDE w:val="0"/>
        <w:autoSpaceDN w:val="0"/>
        <w:adjustRightInd w:val="0"/>
        <w:spacing w:after="0"/>
        <w:rPr>
          <w:rFonts w:ascii="Times New Roman" w:hAnsi="Times New Roman"/>
        </w:rPr>
      </w:pPr>
    </w:p>
    <w:p w:rsidR="00583658" w:rsidRPr="00475F24" w:rsidRDefault="00583658" w:rsidP="00475F24">
      <w:pPr>
        <w:widowControl w:val="0"/>
        <w:autoSpaceDE w:val="0"/>
        <w:autoSpaceDN w:val="0"/>
        <w:adjustRightInd w:val="0"/>
        <w:spacing w:after="0"/>
        <w:rPr>
          <w:rFonts w:ascii="Times New Roman" w:hAnsi="Times New Roman"/>
        </w:rPr>
      </w:pPr>
    </w:p>
    <w:p w:rsidR="00583658" w:rsidRPr="00475F24" w:rsidRDefault="00583658" w:rsidP="00475F24">
      <w:pPr>
        <w:widowControl w:val="0"/>
        <w:autoSpaceDE w:val="0"/>
        <w:autoSpaceDN w:val="0"/>
        <w:adjustRightInd w:val="0"/>
        <w:spacing w:after="0"/>
        <w:rPr>
          <w:rFonts w:ascii="Times New Roman" w:hAnsi="Times New Roman"/>
        </w:rPr>
      </w:pPr>
    </w:p>
    <w:p w:rsidR="00583658" w:rsidRPr="00475F24" w:rsidRDefault="00583658" w:rsidP="00475F24">
      <w:pPr>
        <w:widowControl w:val="0"/>
        <w:autoSpaceDE w:val="0"/>
        <w:autoSpaceDN w:val="0"/>
        <w:adjustRightInd w:val="0"/>
        <w:spacing w:after="0"/>
        <w:rPr>
          <w:rFonts w:ascii="Times New Roman" w:hAnsi="Times New Roman"/>
        </w:rPr>
      </w:pPr>
    </w:p>
    <w:p w:rsidR="00583658" w:rsidRPr="00475F24" w:rsidRDefault="00583658" w:rsidP="00475F24">
      <w:pPr>
        <w:widowControl w:val="0"/>
        <w:autoSpaceDE w:val="0"/>
        <w:autoSpaceDN w:val="0"/>
        <w:adjustRightInd w:val="0"/>
        <w:spacing w:after="0"/>
        <w:rPr>
          <w:rFonts w:ascii="Times New Roman" w:hAnsi="Times New Roman"/>
          <w:u w:val="single"/>
        </w:rPr>
      </w:pPr>
    </w:p>
    <w:p w:rsidR="00475F24" w:rsidRPr="00475F24" w:rsidRDefault="00475F24" w:rsidP="00475F24">
      <w:pPr>
        <w:widowControl w:val="0"/>
        <w:autoSpaceDE w:val="0"/>
        <w:autoSpaceDN w:val="0"/>
        <w:adjustRightInd w:val="0"/>
        <w:spacing w:after="0"/>
        <w:rPr>
          <w:rFonts w:ascii="Times New Roman" w:hAnsi="Times New Roman"/>
          <w:u w:val="single"/>
        </w:rPr>
      </w:pPr>
    </w:p>
    <w:p w:rsidR="00475F24" w:rsidRDefault="00475F24" w:rsidP="00475F24">
      <w:pPr>
        <w:widowControl w:val="0"/>
        <w:autoSpaceDE w:val="0"/>
        <w:autoSpaceDN w:val="0"/>
        <w:adjustRightInd w:val="0"/>
        <w:spacing w:after="0"/>
        <w:rPr>
          <w:rFonts w:ascii="Times New Roman" w:hAnsi="Times New Roman"/>
          <w:u w:val="single"/>
        </w:rPr>
      </w:pPr>
    </w:p>
    <w:p w:rsidR="00475F24" w:rsidRDefault="00475F24" w:rsidP="00475F24">
      <w:pPr>
        <w:widowControl w:val="0"/>
        <w:autoSpaceDE w:val="0"/>
        <w:autoSpaceDN w:val="0"/>
        <w:adjustRightInd w:val="0"/>
        <w:spacing w:after="0"/>
        <w:rPr>
          <w:rFonts w:ascii="Times New Roman" w:hAnsi="Times New Roman"/>
          <w:u w:val="single"/>
        </w:rPr>
      </w:pPr>
    </w:p>
    <w:p w:rsidR="00475F24" w:rsidRDefault="00475F24" w:rsidP="00475F24">
      <w:pPr>
        <w:widowControl w:val="0"/>
        <w:autoSpaceDE w:val="0"/>
        <w:autoSpaceDN w:val="0"/>
        <w:adjustRightInd w:val="0"/>
        <w:spacing w:after="0"/>
        <w:rPr>
          <w:rFonts w:ascii="Times New Roman" w:hAnsi="Times New Roman"/>
          <w:u w:val="single"/>
        </w:rPr>
      </w:pPr>
    </w:p>
    <w:p w:rsidR="00475F24" w:rsidRDefault="00475F24" w:rsidP="00475F24">
      <w:pPr>
        <w:widowControl w:val="0"/>
        <w:autoSpaceDE w:val="0"/>
        <w:autoSpaceDN w:val="0"/>
        <w:adjustRightInd w:val="0"/>
        <w:spacing w:after="0"/>
        <w:rPr>
          <w:rFonts w:ascii="Times New Roman" w:hAnsi="Times New Roman"/>
          <w:u w:val="single"/>
        </w:rPr>
      </w:pPr>
    </w:p>
    <w:p w:rsidR="00475F24" w:rsidRPr="00475F24" w:rsidRDefault="00475F24" w:rsidP="00475F24">
      <w:pPr>
        <w:widowControl w:val="0"/>
        <w:autoSpaceDE w:val="0"/>
        <w:autoSpaceDN w:val="0"/>
        <w:adjustRightInd w:val="0"/>
        <w:spacing w:after="0"/>
        <w:rPr>
          <w:rFonts w:ascii="Times New Roman" w:hAnsi="Times New Roman"/>
          <w:u w:val="single"/>
        </w:rPr>
      </w:pPr>
    </w:p>
    <w:p w:rsidR="004962C4" w:rsidRDefault="004962C4" w:rsidP="00475F24">
      <w:pPr>
        <w:rPr>
          <w:rFonts w:ascii="Times New Roman" w:hAnsi="Times New Roman"/>
          <w:b/>
          <w:sz w:val="32"/>
          <w:szCs w:val="36"/>
          <w:u w:val="single"/>
        </w:rPr>
      </w:pPr>
    </w:p>
    <w:p w:rsidR="004962C4" w:rsidRDefault="004962C4" w:rsidP="00475F24">
      <w:pPr>
        <w:rPr>
          <w:rFonts w:ascii="Times New Roman" w:hAnsi="Times New Roman"/>
          <w:b/>
          <w:sz w:val="32"/>
          <w:szCs w:val="36"/>
          <w:u w:val="single"/>
        </w:rPr>
      </w:pPr>
    </w:p>
    <w:p w:rsidR="00583658" w:rsidRPr="00475F24" w:rsidRDefault="00DB7BD7" w:rsidP="00475F24">
      <w:pPr>
        <w:rPr>
          <w:rFonts w:ascii="Times New Roman" w:hAnsi="Times New Roman"/>
          <w:b/>
          <w:sz w:val="32"/>
          <w:szCs w:val="36"/>
          <w:u w:val="single"/>
        </w:rPr>
      </w:pPr>
      <w:r>
        <w:rPr>
          <w:rFonts w:ascii="Times New Roman" w:hAnsi="Times New Roman"/>
          <w:b/>
          <w:sz w:val="32"/>
          <w:szCs w:val="36"/>
          <w:u w:val="single"/>
        </w:rPr>
        <w:lastRenderedPageBreak/>
        <w:t>Views.py</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Authentication/views.py</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from django.shortcuts import render, redirect</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from django.contrib.auth import authenticate, login</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from django.contrib import messages</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from django.contrib.auth.models import User</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from django.contrib.auth.decorators import login_required</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from Poll.models import Poll</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from .models import UserProfile</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from .forms import CustomLoginForm</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from .forms import UserProfileForm</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from .models import UserProfile</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def landing_page(request):</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return render(request, 'auth/landingPage.html')</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@login_required</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def home_view(request):</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user = request.user</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polls = Poll.objects.all()</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poll_results = []</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for poll in polls:</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options = poll.options.all()</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labels = [option.option_text for option in options]</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data = [option.votes.count() for option in options]</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total_votes = sum(data)  # Calculate total votes for the poll</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poll_results.append({</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'poll': poll,</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'labels': labels,</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'data': data,</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'total_votes': total_votes,</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context = {</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'user': user,</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'role': 'Superuser' if user.is_superuser else 'Regular User',</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'poll_results': poll_results</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return render(request, 'HomePage.html', context)</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def login_view(request):</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lastRenderedPageBreak/>
        <w:t xml:space="preserve">    if request.method == "POST":</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form = CustomLoginForm(request, data=request.POST)</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if form.is_valid():</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username = form.cleaned_data.get('username')</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password = form.cleaned_data.get('password')</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is_admin = form.cleaned_data.get('is_admin')</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user = authenticate(request, username=username, password=password)</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if user is not None and user.is_active:</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 Automatically create UserProfile if it doesn't exist</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if not UserProfile.objects.filter(user=user).exists():</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UserProfile.objects.create(user=user)</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 Admin-specific login</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if is_admin and user.is_superuser:</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login(request, user)</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return redirect('analytics_dashboard')  # Redirect to admin dashboard</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elif not is_admin:</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login(request, user)</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return redirect('home')  # Redirect to the home page or user dashboard</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else:</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messages.error(request, "Username or Password is invalid!")  # Handle invalid form submission</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else:</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form = CustomLoginForm()</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return render(request, 'auth/login.html', {'form': form})</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def signup_view(request):</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if request.method == "POST":</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username = request.POST['username']</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email = request.POST['email']</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password = request.POST['password']</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password_confirm = request.POST['password_confirm']</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if User.objects.filter(username=username).exists():</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messages.error(request, "Username already exists.")</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return render(request, 'auth/signup.html')</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if password == password_confirm:</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user = User.objects.create_user(username=username, email=email, password=password)</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UserProfile.objects.create(user=user)  # Create UserProfile instance during signup</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login(request, user)</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return redirect('login')</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else:</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lastRenderedPageBreak/>
        <w:t xml:space="preserve">            messages.error(request, "Passwords do not match.")</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return render(request, 'auth/signup.html')</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return render(request, 'auth/signup.html')</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@login_required</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def view_profile(request):</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 View profile details """</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user_profile = UserProfile.objects.get(user=request.user)</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context = {'user_profile': user_profile}</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return render(request, 'auth/view_profile.html', context)</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@login_required</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def edit_profile(request):</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 Update profile details """</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user_profile = UserProfile.objects.get(user=request.user)</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if request.method == 'POST':</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form = UserProfileForm(request.POST, request.FILES, instance=user_profile)</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if form.is_valid():</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form.save()</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return redirect('view_profile')</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else:</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form = UserProfileForm(instance=user_profile)</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w:t>
      </w:r>
    </w:p>
    <w:p w:rsidR="00DB7BD7" w:rsidRPr="00DB7BD7"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context = {'form': form}</w:t>
      </w:r>
    </w:p>
    <w:p w:rsidR="00475F24" w:rsidRDefault="00DB7BD7" w:rsidP="00DB7BD7">
      <w:pPr>
        <w:widowControl w:val="0"/>
        <w:autoSpaceDE w:val="0"/>
        <w:autoSpaceDN w:val="0"/>
        <w:adjustRightInd w:val="0"/>
        <w:spacing w:after="0"/>
        <w:rPr>
          <w:rFonts w:ascii="Times New Roman" w:hAnsi="Times New Roman"/>
          <w:color w:val="000000" w:themeColor="text1"/>
        </w:rPr>
      </w:pPr>
      <w:r w:rsidRPr="00DB7BD7">
        <w:rPr>
          <w:rFonts w:ascii="Times New Roman" w:hAnsi="Times New Roman"/>
          <w:color w:val="000000" w:themeColor="text1"/>
        </w:rPr>
        <w:t xml:space="preserve">    return render(request, 'auth/edit_profile.html', context)</w:t>
      </w:r>
    </w:p>
    <w:p w:rsidR="00475F24" w:rsidRDefault="00475F24" w:rsidP="00583658">
      <w:pPr>
        <w:widowControl w:val="0"/>
        <w:autoSpaceDE w:val="0"/>
        <w:autoSpaceDN w:val="0"/>
        <w:adjustRightInd w:val="0"/>
        <w:spacing w:after="0"/>
        <w:rPr>
          <w:rFonts w:ascii="Times New Roman" w:hAnsi="Times New Roman"/>
          <w:color w:val="000000" w:themeColor="text1"/>
        </w:rPr>
      </w:pPr>
    </w:p>
    <w:p w:rsidR="00475F24" w:rsidRDefault="00475F24" w:rsidP="00583658">
      <w:pPr>
        <w:widowControl w:val="0"/>
        <w:autoSpaceDE w:val="0"/>
        <w:autoSpaceDN w:val="0"/>
        <w:adjustRightInd w:val="0"/>
        <w:spacing w:after="0"/>
        <w:rPr>
          <w:rFonts w:ascii="Times New Roman" w:hAnsi="Times New Roman"/>
          <w:color w:val="000000" w:themeColor="text1"/>
        </w:rPr>
      </w:pPr>
    </w:p>
    <w:p w:rsidR="00475F24" w:rsidRDefault="00475F24" w:rsidP="00583658">
      <w:pPr>
        <w:widowControl w:val="0"/>
        <w:autoSpaceDE w:val="0"/>
        <w:autoSpaceDN w:val="0"/>
        <w:adjustRightInd w:val="0"/>
        <w:spacing w:after="0"/>
        <w:rPr>
          <w:rFonts w:ascii="Times New Roman" w:hAnsi="Times New Roman"/>
          <w:color w:val="000000" w:themeColor="text1"/>
        </w:rPr>
      </w:pPr>
    </w:p>
    <w:p w:rsidR="00475F24" w:rsidRDefault="00475F24" w:rsidP="00583658">
      <w:pPr>
        <w:widowControl w:val="0"/>
        <w:autoSpaceDE w:val="0"/>
        <w:autoSpaceDN w:val="0"/>
        <w:adjustRightInd w:val="0"/>
        <w:spacing w:after="0"/>
        <w:rPr>
          <w:rFonts w:ascii="Times New Roman" w:hAnsi="Times New Roman"/>
          <w:color w:val="000000" w:themeColor="text1"/>
        </w:rPr>
      </w:pPr>
    </w:p>
    <w:p w:rsidR="00475F24" w:rsidRDefault="00475F24" w:rsidP="00583658">
      <w:pPr>
        <w:widowControl w:val="0"/>
        <w:autoSpaceDE w:val="0"/>
        <w:autoSpaceDN w:val="0"/>
        <w:adjustRightInd w:val="0"/>
        <w:spacing w:after="0"/>
        <w:rPr>
          <w:rFonts w:ascii="Times New Roman" w:hAnsi="Times New Roman"/>
          <w:color w:val="000000" w:themeColor="text1"/>
        </w:rPr>
      </w:pPr>
    </w:p>
    <w:p w:rsidR="00DB7BD7" w:rsidRDefault="00DB7BD7" w:rsidP="00583658">
      <w:pPr>
        <w:widowControl w:val="0"/>
        <w:autoSpaceDE w:val="0"/>
        <w:autoSpaceDN w:val="0"/>
        <w:adjustRightInd w:val="0"/>
        <w:spacing w:after="0"/>
        <w:rPr>
          <w:rFonts w:ascii="Times New Roman" w:hAnsi="Times New Roman"/>
          <w:color w:val="000000" w:themeColor="text1"/>
        </w:rPr>
      </w:pPr>
    </w:p>
    <w:p w:rsidR="00DB7BD7" w:rsidRDefault="00DB7BD7" w:rsidP="00583658">
      <w:pPr>
        <w:widowControl w:val="0"/>
        <w:autoSpaceDE w:val="0"/>
        <w:autoSpaceDN w:val="0"/>
        <w:adjustRightInd w:val="0"/>
        <w:spacing w:after="0"/>
        <w:rPr>
          <w:rFonts w:ascii="Times New Roman" w:hAnsi="Times New Roman"/>
          <w:color w:val="000000" w:themeColor="text1"/>
        </w:rPr>
      </w:pPr>
    </w:p>
    <w:p w:rsidR="00DB7BD7" w:rsidRDefault="00DB7BD7" w:rsidP="00583658">
      <w:pPr>
        <w:widowControl w:val="0"/>
        <w:autoSpaceDE w:val="0"/>
        <w:autoSpaceDN w:val="0"/>
        <w:adjustRightInd w:val="0"/>
        <w:spacing w:after="0"/>
        <w:rPr>
          <w:rFonts w:ascii="Times New Roman" w:hAnsi="Times New Roman"/>
          <w:color w:val="000000" w:themeColor="text1"/>
        </w:rPr>
      </w:pPr>
    </w:p>
    <w:p w:rsidR="00DB7BD7" w:rsidRDefault="00DB7BD7" w:rsidP="00583658">
      <w:pPr>
        <w:widowControl w:val="0"/>
        <w:autoSpaceDE w:val="0"/>
        <w:autoSpaceDN w:val="0"/>
        <w:adjustRightInd w:val="0"/>
        <w:spacing w:after="0"/>
        <w:rPr>
          <w:rFonts w:ascii="Times New Roman" w:hAnsi="Times New Roman"/>
          <w:color w:val="000000" w:themeColor="text1"/>
        </w:rPr>
      </w:pPr>
    </w:p>
    <w:p w:rsidR="00DB7BD7" w:rsidRDefault="00DB7BD7" w:rsidP="00583658">
      <w:pPr>
        <w:widowControl w:val="0"/>
        <w:autoSpaceDE w:val="0"/>
        <w:autoSpaceDN w:val="0"/>
        <w:adjustRightInd w:val="0"/>
        <w:spacing w:after="0"/>
        <w:rPr>
          <w:rFonts w:ascii="Times New Roman" w:hAnsi="Times New Roman"/>
          <w:color w:val="000000" w:themeColor="text1"/>
        </w:rPr>
      </w:pPr>
    </w:p>
    <w:p w:rsidR="00DB7BD7" w:rsidRDefault="00DB7BD7" w:rsidP="00583658">
      <w:pPr>
        <w:widowControl w:val="0"/>
        <w:autoSpaceDE w:val="0"/>
        <w:autoSpaceDN w:val="0"/>
        <w:adjustRightInd w:val="0"/>
        <w:spacing w:after="0"/>
        <w:rPr>
          <w:rFonts w:ascii="Times New Roman" w:hAnsi="Times New Roman"/>
          <w:color w:val="000000" w:themeColor="text1"/>
        </w:rPr>
      </w:pPr>
    </w:p>
    <w:p w:rsidR="00DB7BD7" w:rsidRDefault="00DB7BD7" w:rsidP="00583658">
      <w:pPr>
        <w:widowControl w:val="0"/>
        <w:autoSpaceDE w:val="0"/>
        <w:autoSpaceDN w:val="0"/>
        <w:adjustRightInd w:val="0"/>
        <w:spacing w:after="0"/>
        <w:rPr>
          <w:rFonts w:ascii="Times New Roman" w:hAnsi="Times New Roman"/>
          <w:color w:val="000000" w:themeColor="text1"/>
        </w:rPr>
      </w:pPr>
    </w:p>
    <w:p w:rsidR="00DB7BD7" w:rsidRDefault="00DB7BD7" w:rsidP="00583658">
      <w:pPr>
        <w:widowControl w:val="0"/>
        <w:autoSpaceDE w:val="0"/>
        <w:autoSpaceDN w:val="0"/>
        <w:adjustRightInd w:val="0"/>
        <w:spacing w:after="0"/>
        <w:rPr>
          <w:rFonts w:ascii="Times New Roman" w:hAnsi="Times New Roman"/>
          <w:color w:val="000000" w:themeColor="text1"/>
        </w:rPr>
      </w:pPr>
    </w:p>
    <w:p w:rsidR="00DB7BD7" w:rsidRDefault="00DB7BD7" w:rsidP="00583658">
      <w:pPr>
        <w:widowControl w:val="0"/>
        <w:autoSpaceDE w:val="0"/>
        <w:autoSpaceDN w:val="0"/>
        <w:adjustRightInd w:val="0"/>
        <w:spacing w:after="0"/>
        <w:rPr>
          <w:rFonts w:ascii="Times New Roman" w:hAnsi="Times New Roman"/>
          <w:color w:val="000000" w:themeColor="text1"/>
        </w:rPr>
      </w:pPr>
    </w:p>
    <w:p w:rsidR="00DB7BD7" w:rsidRDefault="00DB7BD7" w:rsidP="00583658">
      <w:pPr>
        <w:widowControl w:val="0"/>
        <w:autoSpaceDE w:val="0"/>
        <w:autoSpaceDN w:val="0"/>
        <w:adjustRightInd w:val="0"/>
        <w:spacing w:after="0"/>
        <w:rPr>
          <w:rFonts w:ascii="Times New Roman" w:hAnsi="Times New Roman"/>
          <w:color w:val="000000" w:themeColor="text1"/>
        </w:rPr>
      </w:pPr>
    </w:p>
    <w:p w:rsidR="00DB7BD7" w:rsidRDefault="00DB7BD7" w:rsidP="00583658">
      <w:pPr>
        <w:widowControl w:val="0"/>
        <w:autoSpaceDE w:val="0"/>
        <w:autoSpaceDN w:val="0"/>
        <w:adjustRightInd w:val="0"/>
        <w:spacing w:after="0"/>
        <w:rPr>
          <w:rFonts w:ascii="Times New Roman" w:hAnsi="Times New Roman"/>
          <w:color w:val="000000" w:themeColor="text1"/>
        </w:rPr>
      </w:pPr>
    </w:p>
    <w:p w:rsidR="00DB7BD7" w:rsidRDefault="00DB7BD7" w:rsidP="00583658">
      <w:pPr>
        <w:widowControl w:val="0"/>
        <w:autoSpaceDE w:val="0"/>
        <w:autoSpaceDN w:val="0"/>
        <w:adjustRightInd w:val="0"/>
        <w:spacing w:after="0"/>
        <w:rPr>
          <w:rFonts w:ascii="Times New Roman" w:hAnsi="Times New Roman"/>
          <w:color w:val="000000" w:themeColor="text1"/>
        </w:rPr>
      </w:pPr>
    </w:p>
    <w:p w:rsidR="00DB7BD7" w:rsidRPr="00DB7BD7" w:rsidRDefault="00DB7BD7" w:rsidP="00583658">
      <w:pPr>
        <w:widowControl w:val="0"/>
        <w:autoSpaceDE w:val="0"/>
        <w:autoSpaceDN w:val="0"/>
        <w:adjustRightInd w:val="0"/>
        <w:spacing w:after="0"/>
        <w:rPr>
          <w:rFonts w:ascii="Times New Roman" w:hAnsi="Times New Roman"/>
          <w:color w:val="000000" w:themeColor="text1"/>
          <w:sz w:val="96"/>
        </w:rPr>
      </w:pPr>
    </w:p>
    <w:p w:rsidR="00D31E3B" w:rsidRDefault="00DB7BD7" w:rsidP="00DB7BD7">
      <w:pPr>
        <w:widowControl w:val="0"/>
        <w:autoSpaceDE w:val="0"/>
        <w:autoSpaceDN w:val="0"/>
        <w:adjustRightInd w:val="0"/>
        <w:rPr>
          <w:rFonts w:ascii="Times New Roman" w:hAnsi="Times New Roman"/>
          <w:b/>
          <w:sz w:val="32"/>
          <w:szCs w:val="36"/>
          <w:u w:val="single"/>
        </w:rPr>
      </w:pPr>
      <w:r>
        <w:rPr>
          <w:rFonts w:ascii="Times New Roman" w:hAnsi="Times New Roman"/>
          <w:b/>
          <w:sz w:val="32"/>
          <w:szCs w:val="36"/>
          <w:u w:val="single"/>
        </w:rPr>
        <w:t>Create_poll.html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DB7BD7" w:rsidTr="00DB7BD7">
        <w:trPr>
          <w:tblCellSpacing w:w="15" w:type="dxa"/>
        </w:trPr>
        <w:tc>
          <w:tcPr>
            <w:tcW w:w="0" w:type="auto"/>
            <w:vAlign w:val="center"/>
            <w:hideMark/>
          </w:tcPr>
          <w:p w:rsidR="00DB7BD7" w:rsidRDefault="00DB7BD7" w:rsidP="00DB7BD7">
            <w:pPr>
              <w:spacing w:after="0"/>
            </w:pPr>
          </w:p>
        </w:tc>
        <w:tc>
          <w:tcPr>
            <w:tcW w:w="0" w:type="auto"/>
            <w:vAlign w:val="center"/>
            <w:hideMark/>
          </w:tcPr>
          <w:p w:rsidR="00DB7BD7" w:rsidRDefault="00DB7BD7" w:rsidP="00DB7BD7">
            <w:pPr>
              <w:spacing w:after="0"/>
              <w:rPr>
                <w:color w:val="000000"/>
                <w:sz w:val="24"/>
                <w:szCs w:val="24"/>
              </w:rPr>
            </w:pPr>
            <w:r>
              <w:rPr>
                <w:color w:val="000000"/>
              </w:rPr>
              <w:t>{% extends "base.html"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 block title %}Create Poll - Poll-Karo{% endblock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 block content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&lt;div </w:t>
            </w:r>
            <w:r>
              <w:rPr>
                <w:rStyle w:val="html-attribute-name"/>
                <w:color w:val="000000"/>
              </w:rPr>
              <w:t>class</w:t>
            </w:r>
            <w:r>
              <w:rPr>
                <w:rStyle w:val="html-tag"/>
                <w:color w:val="000000"/>
              </w:rPr>
              <w:t>="</w:t>
            </w:r>
            <w:r>
              <w:rPr>
                <w:rStyle w:val="html-attribute-value"/>
                <w:color w:val="000000"/>
              </w:rPr>
              <w:t>container mt-5</w:t>
            </w:r>
            <w:r>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&lt;div </w:t>
            </w:r>
            <w:r>
              <w:rPr>
                <w:rStyle w:val="html-attribute-name"/>
                <w:color w:val="000000"/>
              </w:rPr>
              <w:t>class</w:t>
            </w:r>
            <w:r>
              <w:rPr>
                <w:rStyle w:val="html-tag"/>
                <w:color w:val="000000"/>
              </w:rPr>
              <w:t>="</w:t>
            </w:r>
            <w:r>
              <w:rPr>
                <w:rStyle w:val="html-attribute-value"/>
                <w:color w:val="000000"/>
              </w:rPr>
              <w:t>row justify-content-center</w:t>
            </w:r>
            <w:r>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&lt;div </w:t>
            </w:r>
            <w:r>
              <w:rPr>
                <w:rStyle w:val="html-attribute-name"/>
                <w:color w:val="000000"/>
              </w:rPr>
              <w:t>class</w:t>
            </w:r>
            <w:r>
              <w:rPr>
                <w:rStyle w:val="html-tag"/>
                <w:color w:val="000000"/>
              </w:rPr>
              <w:t>="</w:t>
            </w:r>
            <w:r>
              <w:rPr>
                <w:rStyle w:val="html-attribute-value"/>
                <w:color w:val="000000"/>
              </w:rPr>
              <w:t>col-lg-8 col-md-10</w:t>
            </w:r>
            <w:r>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&lt;div </w:t>
            </w:r>
            <w:r>
              <w:rPr>
                <w:rStyle w:val="html-attribute-name"/>
                <w:color w:val="000000"/>
              </w:rPr>
              <w:t>id</w:t>
            </w:r>
            <w:r>
              <w:rPr>
                <w:rStyle w:val="html-tag"/>
                <w:color w:val="000000"/>
              </w:rPr>
              <w:t>="</w:t>
            </w:r>
            <w:r>
              <w:rPr>
                <w:rStyle w:val="html-attribute-value"/>
                <w:color w:val="000000"/>
              </w:rPr>
              <w:t>form-card</w:t>
            </w:r>
            <w:r>
              <w:rPr>
                <w:rStyle w:val="html-tag"/>
                <w:color w:val="000000"/>
              </w:rPr>
              <w:t xml:space="preserve">" </w:t>
            </w:r>
            <w:r>
              <w:rPr>
                <w:rStyle w:val="html-attribute-name"/>
                <w:color w:val="000000"/>
              </w:rPr>
              <w:t>class</w:t>
            </w:r>
            <w:r>
              <w:rPr>
                <w:rStyle w:val="html-tag"/>
                <w:color w:val="000000"/>
              </w:rPr>
              <w:t>="</w:t>
            </w:r>
            <w:r>
              <w:rPr>
                <w:rStyle w:val="html-attribute-value"/>
                <w:color w:val="000000"/>
              </w:rPr>
              <w:t>card shadow-lg border-0 animate-card</w:t>
            </w:r>
            <w:r>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&lt;div </w:t>
            </w:r>
            <w:r>
              <w:rPr>
                <w:rStyle w:val="html-attribute-name"/>
                <w:color w:val="000000"/>
              </w:rPr>
              <w:t>class</w:t>
            </w:r>
            <w:r>
              <w:rPr>
                <w:rStyle w:val="html-tag"/>
                <w:color w:val="000000"/>
              </w:rPr>
              <w:t>="</w:t>
            </w:r>
            <w:r>
              <w:rPr>
                <w:rStyle w:val="html-attribute-value"/>
                <w:color w:val="000000"/>
              </w:rPr>
              <w:t>card-header bg-gradient text-center py-4 rounded-top</w:t>
            </w:r>
            <w:r>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&lt;h2 </w:t>
            </w:r>
            <w:r>
              <w:rPr>
                <w:rStyle w:val="html-attribute-name"/>
                <w:color w:val="000000"/>
              </w:rPr>
              <w:t>class</w:t>
            </w:r>
            <w:r>
              <w:rPr>
                <w:rStyle w:val="html-tag"/>
                <w:color w:val="000000"/>
              </w:rPr>
              <w:t>="</w:t>
            </w:r>
            <w:r>
              <w:rPr>
                <w:rStyle w:val="html-attribute-value"/>
                <w:color w:val="000000"/>
              </w:rPr>
              <w:t>mb-0</w:t>
            </w:r>
            <w:r>
              <w:rPr>
                <w:rStyle w:val="html-tag"/>
                <w:color w:val="000000"/>
              </w:rPr>
              <w:t>"&gt;</w:t>
            </w:r>
            <w:r>
              <w:rPr>
                <w:color w:val="000000"/>
              </w:rPr>
              <w:t>Create a New Poll</w:t>
            </w:r>
            <w:r>
              <w:rPr>
                <w:rStyle w:val="html-tag"/>
                <w:color w:val="000000"/>
              </w:rPr>
              <w:t>&lt;/h2&gt;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&lt;/div&gt;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&lt;div </w:t>
            </w:r>
            <w:r>
              <w:rPr>
                <w:rStyle w:val="html-attribute-name"/>
                <w:color w:val="000000"/>
              </w:rPr>
              <w:t>class</w:t>
            </w:r>
            <w:r>
              <w:rPr>
                <w:rStyle w:val="html-tag"/>
                <w:color w:val="000000"/>
              </w:rPr>
              <w:t>="</w:t>
            </w:r>
            <w:r>
              <w:rPr>
                <w:rStyle w:val="html-attribute-value"/>
                <w:color w:val="000000"/>
              </w:rPr>
              <w:t>card-body p-5</w:t>
            </w:r>
            <w:r>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&lt;form </w:t>
            </w:r>
            <w:r>
              <w:rPr>
                <w:rStyle w:val="html-attribute-name"/>
                <w:color w:val="000000"/>
              </w:rPr>
              <w:t>method</w:t>
            </w:r>
            <w:r>
              <w:rPr>
                <w:rStyle w:val="html-tag"/>
                <w:color w:val="000000"/>
              </w:rPr>
              <w:t>="</w:t>
            </w:r>
            <w:r>
              <w:rPr>
                <w:rStyle w:val="html-attribute-value"/>
                <w:color w:val="000000"/>
              </w:rPr>
              <w:t>post</w:t>
            </w:r>
            <w:r>
              <w:rPr>
                <w:rStyle w:val="html-tag"/>
                <w:color w:val="000000"/>
              </w:rPr>
              <w:t xml:space="preserve">" </w:t>
            </w:r>
            <w:r>
              <w:rPr>
                <w:rStyle w:val="html-attribute-name"/>
                <w:color w:val="000000"/>
              </w:rPr>
              <w:t>action</w:t>
            </w:r>
            <w:r>
              <w:rPr>
                <w:rStyle w:val="html-tag"/>
                <w:color w:val="000000"/>
              </w:rPr>
              <w:t>="</w:t>
            </w:r>
            <w:r>
              <w:rPr>
                <w:rStyle w:val="html-attribute-value"/>
                <w:color w:val="000000"/>
              </w:rPr>
              <w:t>{% url 'create_poll' %}</w:t>
            </w:r>
            <w:r>
              <w:rPr>
                <w:rStyle w:val="html-tag"/>
                <w:color w:val="000000"/>
              </w:rPr>
              <w:t xml:space="preserve">" </w:t>
            </w:r>
            <w:r>
              <w:rPr>
                <w:rStyle w:val="html-attribute-name"/>
                <w:color w:val="000000"/>
              </w:rPr>
              <w:t>enctype</w:t>
            </w:r>
            <w:r>
              <w:rPr>
                <w:rStyle w:val="html-tag"/>
                <w:color w:val="000000"/>
              </w:rPr>
              <w:t>="</w:t>
            </w:r>
            <w:r>
              <w:rPr>
                <w:rStyle w:val="html-attribute-value"/>
                <w:color w:val="000000"/>
              </w:rPr>
              <w:t>multipart/form-data</w:t>
            </w:r>
            <w:r>
              <w:rPr>
                <w:rStyle w:val="html-tag"/>
                <w:color w:val="000000"/>
              </w:rPr>
              <w:t xml:space="preserve">" </w:t>
            </w:r>
            <w:r>
              <w:rPr>
                <w:rStyle w:val="html-attribute-name"/>
                <w:color w:val="000000"/>
              </w:rPr>
              <w:t>id</w:t>
            </w:r>
            <w:r>
              <w:rPr>
                <w:rStyle w:val="html-tag"/>
                <w:color w:val="000000"/>
              </w:rPr>
              <w:t>="</w:t>
            </w:r>
            <w:r>
              <w:rPr>
                <w:rStyle w:val="html-attribute-value"/>
                <w:color w:val="000000"/>
              </w:rPr>
              <w:t>create-poll-form</w:t>
            </w:r>
            <w:r>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 csrf_token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&lt;div </w:t>
            </w:r>
            <w:r>
              <w:rPr>
                <w:rStyle w:val="html-attribute-name"/>
                <w:color w:val="000000"/>
              </w:rPr>
              <w:t>class</w:t>
            </w:r>
            <w:r>
              <w:rPr>
                <w:rStyle w:val="html-tag"/>
                <w:color w:val="000000"/>
              </w:rPr>
              <w:t>="</w:t>
            </w:r>
            <w:r>
              <w:rPr>
                <w:rStyle w:val="html-attribute-value"/>
                <w:color w:val="000000"/>
              </w:rPr>
              <w:t>mb-4</w:t>
            </w:r>
            <w:r>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&lt;label </w:t>
            </w:r>
            <w:r>
              <w:rPr>
                <w:rStyle w:val="html-attribute-name"/>
                <w:color w:val="000000"/>
              </w:rPr>
              <w:t>for</w:t>
            </w:r>
            <w:r>
              <w:rPr>
                <w:rStyle w:val="html-tag"/>
                <w:color w:val="000000"/>
              </w:rPr>
              <w:t>="</w:t>
            </w:r>
            <w:r>
              <w:rPr>
                <w:rStyle w:val="html-attribute-value"/>
                <w:color w:val="000000"/>
              </w:rPr>
              <w:t>poll-title</w:t>
            </w:r>
            <w:r>
              <w:rPr>
                <w:rStyle w:val="html-tag"/>
                <w:color w:val="000000"/>
              </w:rPr>
              <w:t xml:space="preserve">" </w:t>
            </w:r>
            <w:r>
              <w:rPr>
                <w:rStyle w:val="html-attribute-name"/>
                <w:color w:val="000000"/>
              </w:rPr>
              <w:t>class</w:t>
            </w:r>
            <w:r>
              <w:rPr>
                <w:rStyle w:val="html-tag"/>
                <w:color w:val="000000"/>
              </w:rPr>
              <w:t>="</w:t>
            </w:r>
            <w:r>
              <w:rPr>
                <w:rStyle w:val="html-attribute-value"/>
                <w:color w:val="000000"/>
              </w:rPr>
              <w:t>form-label</w:t>
            </w:r>
            <w:r>
              <w:rPr>
                <w:rStyle w:val="html-tag"/>
                <w:color w:val="000000"/>
              </w:rPr>
              <w:t>"&gt;</w:t>
            </w:r>
            <w:r>
              <w:rPr>
                <w:color w:val="000000"/>
              </w:rPr>
              <w:t>Poll Title</w:t>
            </w:r>
            <w:r>
              <w:rPr>
                <w:rStyle w:val="html-tag"/>
                <w:color w:val="000000"/>
              </w:rPr>
              <w:t>&lt;/label&gt;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&lt;input </w:t>
            </w:r>
            <w:r>
              <w:rPr>
                <w:rStyle w:val="html-attribute-name"/>
                <w:color w:val="000000"/>
              </w:rPr>
              <w:t>type</w:t>
            </w:r>
            <w:r>
              <w:rPr>
                <w:rStyle w:val="html-tag"/>
                <w:color w:val="000000"/>
              </w:rPr>
              <w:t>="</w:t>
            </w:r>
            <w:r>
              <w:rPr>
                <w:rStyle w:val="html-attribute-value"/>
                <w:color w:val="000000"/>
              </w:rPr>
              <w:t>text</w:t>
            </w:r>
            <w:r>
              <w:rPr>
                <w:rStyle w:val="html-tag"/>
                <w:color w:val="000000"/>
              </w:rPr>
              <w:t xml:space="preserve">" </w:t>
            </w:r>
            <w:r>
              <w:rPr>
                <w:rStyle w:val="html-attribute-name"/>
                <w:color w:val="000000"/>
              </w:rPr>
              <w:t>class</w:t>
            </w:r>
            <w:r>
              <w:rPr>
                <w:rStyle w:val="html-tag"/>
                <w:color w:val="000000"/>
              </w:rPr>
              <w:t>="</w:t>
            </w:r>
            <w:r>
              <w:rPr>
                <w:rStyle w:val="html-attribute-value"/>
                <w:color w:val="000000"/>
              </w:rPr>
              <w:t>form-control form-control-lg</w:t>
            </w:r>
            <w:r>
              <w:rPr>
                <w:rStyle w:val="html-tag"/>
                <w:color w:val="000000"/>
              </w:rPr>
              <w:t xml:space="preserve">" </w:t>
            </w:r>
            <w:r>
              <w:rPr>
                <w:rStyle w:val="html-attribute-name"/>
                <w:color w:val="000000"/>
              </w:rPr>
              <w:t>id</w:t>
            </w:r>
            <w:r>
              <w:rPr>
                <w:rStyle w:val="html-tag"/>
                <w:color w:val="000000"/>
              </w:rPr>
              <w:t>="</w:t>
            </w:r>
            <w:r>
              <w:rPr>
                <w:rStyle w:val="html-attribute-value"/>
                <w:color w:val="000000"/>
              </w:rPr>
              <w:t>poll-title</w:t>
            </w:r>
            <w:r>
              <w:rPr>
                <w:rStyle w:val="html-tag"/>
                <w:color w:val="000000"/>
              </w:rPr>
              <w:t xml:space="preserve">" </w:t>
            </w:r>
            <w:r>
              <w:rPr>
                <w:rStyle w:val="html-attribute-name"/>
                <w:color w:val="000000"/>
              </w:rPr>
              <w:t>name</w:t>
            </w:r>
            <w:r>
              <w:rPr>
                <w:rStyle w:val="html-tag"/>
                <w:color w:val="000000"/>
              </w:rPr>
              <w:t>="</w:t>
            </w:r>
            <w:r>
              <w:rPr>
                <w:rStyle w:val="html-attribute-value"/>
                <w:color w:val="000000"/>
              </w:rPr>
              <w:t>title</w:t>
            </w:r>
            <w:r>
              <w:rPr>
                <w:rStyle w:val="html-tag"/>
                <w:color w:val="000000"/>
              </w:rPr>
              <w:t xml:space="preserve">" </w:t>
            </w:r>
            <w:r>
              <w:rPr>
                <w:rStyle w:val="html-attribute-name"/>
                <w:color w:val="000000"/>
              </w:rPr>
              <w:t>placeholder</w:t>
            </w:r>
            <w:r>
              <w:rPr>
                <w:rStyle w:val="html-tag"/>
                <w:color w:val="000000"/>
              </w:rPr>
              <w:t>="</w:t>
            </w:r>
            <w:r>
              <w:rPr>
                <w:rStyle w:val="html-attribute-value"/>
                <w:color w:val="000000"/>
              </w:rPr>
              <w:t>Enter poll title</w:t>
            </w:r>
            <w:r>
              <w:rPr>
                <w:rStyle w:val="html-tag"/>
                <w:color w:val="000000"/>
              </w:rPr>
              <w:t xml:space="preserve">" </w:t>
            </w:r>
            <w:r>
              <w:rPr>
                <w:rStyle w:val="html-attribute-name"/>
                <w:color w:val="000000"/>
              </w:rPr>
              <w:t>required</w:t>
            </w:r>
            <w:r>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&lt;/div&gt;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&lt;div </w:t>
            </w:r>
            <w:r>
              <w:rPr>
                <w:rStyle w:val="html-attribute-name"/>
                <w:color w:val="000000"/>
              </w:rPr>
              <w:t>class</w:t>
            </w:r>
            <w:r>
              <w:rPr>
                <w:rStyle w:val="html-tag"/>
                <w:color w:val="000000"/>
              </w:rPr>
              <w:t>="</w:t>
            </w:r>
            <w:r>
              <w:rPr>
                <w:rStyle w:val="html-attribute-value"/>
                <w:color w:val="000000"/>
              </w:rPr>
              <w:t>mb-4</w:t>
            </w:r>
            <w:r>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&lt;label </w:t>
            </w:r>
            <w:r>
              <w:rPr>
                <w:rStyle w:val="html-attribute-name"/>
                <w:color w:val="000000"/>
              </w:rPr>
              <w:t>for</w:t>
            </w:r>
            <w:r>
              <w:rPr>
                <w:rStyle w:val="html-tag"/>
                <w:color w:val="000000"/>
              </w:rPr>
              <w:t>="</w:t>
            </w:r>
            <w:r>
              <w:rPr>
                <w:rStyle w:val="html-attribute-value"/>
                <w:color w:val="000000"/>
              </w:rPr>
              <w:t>poll-question</w:t>
            </w:r>
            <w:r>
              <w:rPr>
                <w:rStyle w:val="html-tag"/>
                <w:color w:val="000000"/>
              </w:rPr>
              <w:t xml:space="preserve">" </w:t>
            </w:r>
            <w:r>
              <w:rPr>
                <w:rStyle w:val="html-attribute-name"/>
                <w:color w:val="000000"/>
              </w:rPr>
              <w:t>class</w:t>
            </w:r>
            <w:r>
              <w:rPr>
                <w:rStyle w:val="html-tag"/>
                <w:color w:val="000000"/>
              </w:rPr>
              <w:t>="</w:t>
            </w:r>
            <w:r>
              <w:rPr>
                <w:rStyle w:val="html-attribute-value"/>
                <w:color w:val="000000"/>
              </w:rPr>
              <w:t>form-label</w:t>
            </w:r>
            <w:r>
              <w:rPr>
                <w:rStyle w:val="html-tag"/>
                <w:color w:val="000000"/>
              </w:rPr>
              <w:t>"&gt;</w:t>
            </w:r>
            <w:r>
              <w:rPr>
                <w:color w:val="000000"/>
              </w:rPr>
              <w:t>Poll Question</w:t>
            </w:r>
            <w:r>
              <w:rPr>
                <w:rStyle w:val="html-tag"/>
                <w:color w:val="000000"/>
              </w:rPr>
              <w:t>&lt;/label&gt;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&lt;textarea </w:t>
            </w:r>
            <w:r>
              <w:rPr>
                <w:rStyle w:val="html-attribute-name"/>
                <w:color w:val="000000"/>
              </w:rPr>
              <w:t>class</w:t>
            </w:r>
            <w:r>
              <w:rPr>
                <w:rStyle w:val="html-tag"/>
                <w:color w:val="000000"/>
              </w:rPr>
              <w:t>="</w:t>
            </w:r>
            <w:r>
              <w:rPr>
                <w:rStyle w:val="html-attribute-value"/>
                <w:color w:val="000000"/>
              </w:rPr>
              <w:t>form-control</w:t>
            </w:r>
            <w:r>
              <w:rPr>
                <w:rStyle w:val="html-tag"/>
                <w:color w:val="000000"/>
              </w:rPr>
              <w:t xml:space="preserve">" </w:t>
            </w:r>
            <w:r>
              <w:rPr>
                <w:rStyle w:val="html-attribute-name"/>
                <w:color w:val="000000"/>
              </w:rPr>
              <w:t>id</w:t>
            </w:r>
            <w:r>
              <w:rPr>
                <w:rStyle w:val="html-tag"/>
                <w:color w:val="000000"/>
              </w:rPr>
              <w:t>="</w:t>
            </w:r>
            <w:r>
              <w:rPr>
                <w:rStyle w:val="html-attribute-value"/>
                <w:color w:val="000000"/>
              </w:rPr>
              <w:t>poll-question</w:t>
            </w:r>
            <w:r>
              <w:rPr>
                <w:rStyle w:val="html-tag"/>
                <w:color w:val="000000"/>
              </w:rPr>
              <w:t xml:space="preserve">" </w:t>
            </w:r>
            <w:r>
              <w:rPr>
                <w:rStyle w:val="html-attribute-name"/>
                <w:color w:val="000000"/>
              </w:rPr>
              <w:t>name</w:t>
            </w:r>
            <w:r>
              <w:rPr>
                <w:rStyle w:val="html-tag"/>
                <w:color w:val="000000"/>
              </w:rPr>
              <w:t>="</w:t>
            </w:r>
            <w:r>
              <w:rPr>
                <w:rStyle w:val="html-attribute-value"/>
                <w:color w:val="000000"/>
              </w:rPr>
              <w:t>question</w:t>
            </w:r>
            <w:r>
              <w:rPr>
                <w:rStyle w:val="html-tag"/>
                <w:color w:val="000000"/>
              </w:rPr>
              <w:t xml:space="preserve">" </w:t>
            </w:r>
            <w:r>
              <w:rPr>
                <w:rStyle w:val="html-attribute-name"/>
                <w:color w:val="000000"/>
              </w:rPr>
              <w:t>rows</w:t>
            </w:r>
            <w:r>
              <w:rPr>
                <w:rStyle w:val="html-tag"/>
                <w:color w:val="000000"/>
              </w:rPr>
              <w:t>="</w:t>
            </w:r>
            <w:r>
              <w:rPr>
                <w:rStyle w:val="html-attribute-value"/>
                <w:color w:val="000000"/>
              </w:rPr>
              <w:t>4</w:t>
            </w:r>
            <w:r>
              <w:rPr>
                <w:rStyle w:val="html-tag"/>
                <w:color w:val="000000"/>
              </w:rPr>
              <w:t xml:space="preserve">" </w:t>
            </w:r>
            <w:r>
              <w:rPr>
                <w:rStyle w:val="html-attribute-name"/>
                <w:color w:val="000000"/>
              </w:rPr>
              <w:t>placeholder</w:t>
            </w:r>
            <w:r>
              <w:rPr>
                <w:rStyle w:val="html-tag"/>
                <w:color w:val="000000"/>
              </w:rPr>
              <w:t>="</w:t>
            </w:r>
            <w:r>
              <w:rPr>
                <w:rStyle w:val="html-attribute-value"/>
                <w:color w:val="000000"/>
              </w:rPr>
              <w:t>Enter the poll question</w:t>
            </w:r>
            <w:r>
              <w:rPr>
                <w:rStyle w:val="html-tag"/>
                <w:color w:val="000000"/>
              </w:rPr>
              <w:t xml:space="preserve">" </w:t>
            </w:r>
            <w:r>
              <w:rPr>
                <w:rStyle w:val="html-attribute-name"/>
                <w:color w:val="000000"/>
              </w:rPr>
              <w:t>required</w:t>
            </w:r>
            <w:r>
              <w:rPr>
                <w:rStyle w:val="html-tag"/>
                <w:color w:val="000000"/>
              </w:rPr>
              <w:t>&gt;&lt;/textarea&gt;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&lt;/div&gt;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&lt;div </w:t>
            </w:r>
            <w:r>
              <w:rPr>
                <w:rStyle w:val="html-attribute-name"/>
                <w:color w:val="000000"/>
              </w:rPr>
              <w:t>id</w:t>
            </w:r>
            <w:r>
              <w:rPr>
                <w:rStyle w:val="html-tag"/>
                <w:color w:val="000000"/>
              </w:rPr>
              <w:t>="</w:t>
            </w:r>
            <w:r>
              <w:rPr>
                <w:rStyle w:val="html-attribute-value"/>
                <w:color w:val="000000"/>
              </w:rPr>
              <w:t>options-container</w:t>
            </w:r>
            <w:r>
              <w:rPr>
                <w:rStyle w:val="html-tag"/>
                <w:color w:val="000000"/>
              </w:rPr>
              <w:t xml:space="preserve">" </w:t>
            </w:r>
            <w:r>
              <w:rPr>
                <w:rStyle w:val="html-attribute-name"/>
                <w:color w:val="000000"/>
              </w:rPr>
              <w:t>class</w:t>
            </w:r>
            <w:r>
              <w:rPr>
                <w:rStyle w:val="html-tag"/>
                <w:color w:val="000000"/>
              </w:rPr>
              <w:t>="</w:t>
            </w:r>
            <w:r>
              <w:rPr>
                <w:rStyle w:val="html-attribute-value"/>
                <w:color w:val="000000"/>
              </w:rPr>
              <w:t>mb-4</w:t>
            </w:r>
            <w:r>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&lt;label </w:t>
            </w:r>
            <w:r>
              <w:rPr>
                <w:rStyle w:val="html-attribute-name"/>
                <w:color w:val="000000"/>
              </w:rPr>
              <w:t>class</w:t>
            </w:r>
            <w:r>
              <w:rPr>
                <w:rStyle w:val="html-tag"/>
                <w:color w:val="000000"/>
              </w:rPr>
              <w:t>="</w:t>
            </w:r>
            <w:r>
              <w:rPr>
                <w:rStyle w:val="html-attribute-value"/>
                <w:color w:val="000000"/>
              </w:rPr>
              <w:t>form-label</w:t>
            </w:r>
            <w:r>
              <w:rPr>
                <w:rStyle w:val="html-tag"/>
                <w:color w:val="000000"/>
              </w:rPr>
              <w:t>"&gt;</w:t>
            </w:r>
            <w:r>
              <w:rPr>
                <w:color w:val="000000"/>
              </w:rPr>
              <w:t>Poll Options</w:t>
            </w:r>
            <w:r>
              <w:rPr>
                <w:rStyle w:val="html-tag"/>
                <w:color w:val="000000"/>
              </w:rPr>
              <w:t>&lt;/label&gt;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&lt;div </w:t>
            </w:r>
            <w:r>
              <w:rPr>
                <w:rStyle w:val="html-attribute-name"/>
                <w:color w:val="000000"/>
              </w:rPr>
              <w:t>class</w:t>
            </w:r>
            <w:r>
              <w:rPr>
                <w:rStyle w:val="html-tag"/>
                <w:color w:val="000000"/>
              </w:rPr>
              <w:t>="</w:t>
            </w:r>
            <w:r>
              <w:rPr>
                <w:rStyle w:val="html-attribute-value"/>
                <w:color w:val="000000"/>
              </w:rPr>
              <w:t>option-item mb-2</w:t>
            </w:r>
            <w:r>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&lt;div </w:t>
            </w:r>
            <w:r>
              <w:rPr>
                <w:rStyle w:val="html-attribute-name"/>
                <w:color w:val="000000"/>
              </w:rPr>
              <w:t>class</w:t>
            </w:r>
            <w:r>
              <w:rPr>
                <w:rStyle w:val="html-tag"/>
                <w:color w:val="000000"/>
              </w:rPr>
              <w:t>="</w:t>
            </w:r>
            <w:r>
              <w:rPr>
                <w:rStyle w:val="html-attribute-value"/>
                <w:color w:val="000000"/>
              </w:rPr>
              <w:t>input-group</w:t>
            </w:r>
            <w:r>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input-group-text</w:t>
            </w:r>
            <w:r>
              <w:rPr>
                <w:rStyle w:val="html-tag"/>
                <w:color w:val="000000"/>
              </w:rPr>
              <w:t xml:space="preserve">"&gt;&lt;i </w:t>
            </w:r>
            <w:r>
              <w:rPr>
                <w:rStyle w:val="html-attribute-name"/>
                <w:color w:val="000000"/>
              </w:rPr>
              <w:t>class</w:t>
            </w:r>
            <w:r>
              <w:rPr>
                <w:rStyle w:val="html-tag"/>
                <w:color w:val="000000"/>
              </w:rPr>
              <w:t>="</w:t>
            </w:r>
            <w:r>
              <w:rPr>
                <w:rStyle w:val="html-attribute-value"/>
                <w:color w:val="000000"/>
              </w:rPr>
              <w:t>bi bi-1-circle</w:t>
            </w:r>
            <w:r>
              <w:rPr>
                <w:rStyle w:val="html-tag"/>
                <w:color w:val="000000"/>
              </w:rPr>
              <w:t>"&gt;&lt;/i&gt;&lt;/span&gt;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&lt;input </w:t>
            </w:r>
            <w:r>
              <w:rPr>
                <w:rStyle w:val="html-attribute-name"/>
                <w:color w:val="000000"/>
              </w:rPr>
              <w:t>type</w:t>
            </w:r>
            <w:r>
              <w:rPr>
                <w:rStyle w:val="html-tag"/>
                <w:color w:val="000000"/>
              </w:rPr>
              <w:t>="</w:t>
            </w:r>
            <w:r>
              <w:rPr>
                <w:rStyle w:val="html-attribute-value"/>
                <w:color w:val="000000"/>
              </w:rPr>
              <w:t>text</w:t>
            </w:r>
            <w:r>
              <w:rPr>
                <w:rStyle w:val="html-tag"/>
                <w:color w:val="000000"/>
              </w:rPr>
              <w:t xml:space="preserve">" </w:t>
            </w:r>
            <w:r>
              <w:rPr>
                <w:rStyle w:val="html-attribute-name"/>
                <w:color w:val="000000"/>
              </w:rPr>
              <w:t>class</w:t>
            </w:r>
            <w:r>
              <w:rPr>
                <w:rStyle w:val="html-tag"/>
                <w:color w:val="000000"/>
              </w:rPr>
              <w:t>="</w:t>
            </w:r>
            <w:r>
              <w:rPr>
                <w:rStyle w:val="html-attribute-value"/>
                <w:color w:val="000000"/>
              </w:rPr>
              <w:t>form-control</w:t>
            </w:r>
            <w:r>
              <w:rPr>
                <w:rStyle w:val="html-tag"/>
                <w:color w:val="000000"/>
              </w:rPr>
              <w:t xml:space="preserve">" </w:t>
            </w:r>
            <w:r>
              <w:rPr>
                <w:rStyle w:val="html-attribute-name"/>
                <w:color w:val="000000"/>
              </w:rPr>
              <w:t>name</w:t>
            </w:r>
            <w:r>
              <w:rPr>
                <w:rStyle w:val="html-tag"/>
                <w:color w:val="000000"/>
              </w:rPr>
              <w:t>="</w:t>
            </w:r>
            <w:r>
              <w:rPr>
                <w:rStyle w:val="html-attribute-value"/>
                <w:color w:val="000000"/>
              </w:rPr>
              <w:t>options</w:t>
            </w:r>
            <w:r>
              <w:rPr>
                <w:rStyle w:val="html-tag"/>
                <w:color w:val="000000"/>
              </w:rPr>
              <w:t xml:space="preserve">" </w:t>
            </w:r>
            <w:r>
              <w:rPr>
                <w:rStyle w:val="html-attribute-name"/>
                <w:color w:val="000000"/>
              </w:rPr>
              <w:t>placeholder</w:t>
            </w:r>
            <w:r>
              <w:rPr>
                <w:rStyle w:val="html-tag"/>
                <w:color w:val="000000"/>
              </w:rPr>
              <w:t>="</w:t>
            </w:r>
            <w:r>
              <w:rPr>
                <w:rStyle w:val="html-attribute-value"/>
                <w:color w:val="000000"/>
              </w:rPr>
              <w:t>Option 1</w:t>
            </w:r>
            <w:r>
              <w:rPr>
                <w:rStyle w:val="html-tag"/>
                <w:color w:val="000000"/>
              </w:rPr>
              <w:t xml:space="preserve">" </w:t>
            </w:r>
            <w:r>
              <w:rPr>
                <w:rStyle w:val="html-attribute-name"/>
                <w:color w:val="000000"/>
              </w:rPr>
              <w:t>required</w:t>
            </w:r>
            <w:r>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&lt;button </w:t>
            </w:r>
            <w:r>
              <w:rPr>
                <w:rStyle w:val="html-attribute-name"/>
                <w:color w:val="000000"/>
              </w:rPr>
              <w:t>type</w:t>
            </w:r>
            <w:r>
              <w:rPr>
                <w:rStyle w:val="html-tag"/>
                <w:color w:val="000000"/>
              </w:rPr>
              <w:t>="</w:t>
            </w:r>
            <w:r>
              <w:rPr>
                <w:rStyle w:val="html-attribute-value"/>
                <w:color w:val="000000"/>
              </w:rPr>
              <w:t>button</w:t>
            </w:r>
            <w:r>
              <w:rPr>
                <w:rStyle w:val="html-tag"/>
                <w:color w:val="000000"/>
              </w:rPr>
              <w:t xml:space="preserve">" </w:t>
            </w:r>
            <w:r>
              <w:rPr>
                <w:rStyle w:val="html-attribute-name"/>
                <w:color w:val="000000"/>
              </w:rPr>
              <w:t>class</w:t>
            </w:r>
            <w:r>
              <w:rPr>
                <w:rStyle w:val="html-tag"/>
                <w:color w:val="000000"/>
              </w:rPr>
              <w:t>="</w:t>
            </w:r>
            <w:r>
              <w:rPr>
                <w:rStyle w:val="html-attribute-value"/>
                <w:color w:val="000000"/>
              </w:rPr>
              <w:t>btn btn-outline-danger remove-option</w:t>
            </w:r>
            <w:r>
              <w:rPr>
                <w:rStyle w:val="html-tag"/>
                <w:color w:val="000000"/>
              </w:rPr>
              <w:t xml:space="preserve">"&gt;&lt;i </w:t>
            </w:r>
            <w:r>
              <w:rPr>
                <w:rStyle w:val="html-attribute-name"/>
                <w:color w:val="000000"/>
              </w:rPr>
              <w:t>class</w:t>
            </w:r>
            <w:r>
              <w:rPr>
                <w:rStyle w:val="html-tag"/>
                <w:color w:val="000000"/>
              </w:rPr>
              <w:t>="</w:t>
            </w:r>
            <w:r>
              <w:rPr>
                <w:rStyle w:val="html-attribute-value"/>
                <w:color w:val="000000"/>
              </w:rPr>
              <w:t>bi bi-trash</w:t>
            </w:r>
            <w:r>
              <w:rPr>
                <w:rStyle w:val="html-tag"/>
                <w:color w:val="000000"/>
              </w:rPr>
              <w:t>"&gt;&lt;/i&gt;&lt;/button&gt;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&lt;/div&gt;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&lt;/div&gt;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&lt;div </w:t>
            </w:r>
            <w:r>
              <w:rPr>
                <w:rStyle w:val="html-attribute-name"/>
                <w:color w:val="000000"/>
              </w:rPr>
              <w:t>class</w:t>
            </w:r>
            <w:r>
              <w:rPr>
                <w:rStyle w:val="html-tag"/>
                <w:color w:val="000000"/>
              </w:rPr>
              <w:t>="</w:t>
            </w:r>
            <w:r>
              <w:rPr>
                <w:rStyle w:val="html-attribute-value"/>
                <w:color w:val="000000"/>
              </w:rPr>
              <w:t>option-item mb-2</w:t>
            </w:r>
            <w:r>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&lt;div </w:t>
            </w:r>
            <w:r>
              <w:rPr>
                <w:rStyle w:val="html-attribute-name"/>
                <w:color w:val="000000"/>
              </w:rPr>
              <w:t>class</w:t>
            </w:r>
            <w:r>
              <w:rPr>
                <w:rStyle w:val="html-tag"/>
                <w:color w:val="000000"/>
              </w:rPr>
              <w:t>="</w:t>
            </w:r>
            <w:r>
              <w:rPr>
                <w:rStyle w:val="html-attribute-value"/>
                <w:color w:val="000000"/>
              </w:rPr>
              <w:t>input-group</w:t>
            </w:r>
            <w:r>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&lt;span </w:t>
            </w:r>
            <w:r>
              <w:rPr>
                <w:rStyle w:val="html-attribute-name"/>
                <w:color w:val="000000"/>
              </w:rPr>
              <w:t>class</w:t>
            </w:r>
            <w:r>
              <w:rPr>
                <w:rStyle w:val="html-tag"/>
                <w:color w:val="000000"/>
              </w:rPr>
              <w:t>="</w:t>
            </w:r>
            <w:r>
              <w:rPr>
                <w:rStyle w:val="html-attribute-value"/>
                <w:color w:val="000000"/>
              </w:rPr>
              <w:t>input-group-text</w:t>
            </w:r>
            <w:r>
              <w:rPr>
                <w:rStyle w:val="html-tag"/>
                <w:color w:val="000000"/>
              </w:rPr>
              <w:t xml:space="preserve">"&gt;&lt;i </w:t>
            </w:r>
            <w:r>
              <w:rPr>
                <w:rStyle w:val="html-attribute-name"/>
                <w:color w:val="000000"/>
              </w:rPr>
              <w:t>class</w:t>
            </w:r>
            <w:r>
              <w:rPr>
                <w:rStyle w:val="html-tag"/>
                <w:color w:val="000000"/>
              </w:rPr>
              <w:t>="</w:t>
            </w:r>
            <w:r>
              <w:rPr>
                <w:rStyle w:val="html-attribute-value"/>
                <w:color w:val="000000"/>
              </w:rPr>
              <w:t>bi bi-2-circle</w:t>
            </w:r>
            <w:r>
              <w:rPr>
                <w:rStyle w:val="html-tag"/>
                <w:color w:val="000000"/>
              </w:rPr>
              <w:t>"&gt;&lt;/i&gt;&lt;/span&gt;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&lt;input </w:t>
            </w:r>
            <w:r>
              <w:rPr>
                <w:rStyle w:val="html-attribute-name"/>
                <w:color w:val="000000"/>
              </w:rPr>
              <w:t>type</w:t>
            </w:r>
            <w:r>
              <w:rPr>
                <w:rStyle w:val="html-tag"/>
                <w:color w:val="000000"/>
              </w:rPr>
              <w:t>="</w:t>
            </w:r>
            <w:r>
              <w:rPr>
                <w:rStyle w:val="html-attribute-value"/>
                <w:color w:val="000000"/>
              </w:rPr>
              <w:t>text</w:t>
            </w:r>
            <w:r>
              <w:rPr>
                <w:rStyle w:val="html-tag"/>
                <w:color w:val="000000"/>
              </w:rPr>
              <w:t xml:space="preserve">" </w:t>
            </w:r>
            <w:r>
              <w:rPr>
                <w:rStyle w:val="html-attribute-name"/>
                <w:color w:val="000000"/>
              </w:rPr>
              <w:t>class</w:t>
            </w:r>
            <w:r>
              <w:rPr>
                <w:rStyle w:val="html-tag"/>
                <w:color w:val="000000"/>
              </w:rPr>
              <w:t>="</w:t>
            </w:r>
            <w:r>
              <w:rPr>
                <w:rStyle w:val="html-attribute-value"/>
                <w:color w:val="000000"/>
              </w:rPr>
              <w:t>form-control</w:t>
            </w:r>
            <w:r>
              <w:rPr>
                <w:rStyle w:val="html-tag"/>
                <w:color w:val="000000"/>
              </w:rPr>
              <w:t xml:space="preserve">" </w:t>
            </w:r>
            <w:r>
              <w:rPr>
                <w:rStyle w:val="html-attribute-name"/>
                <w:color w:val="000000"/>
              </w:rPr>
              <w:t>name</w:t>
            </w:r>
            <w:r>
              <w:rPr>
                <w:rStyle w:val="html-tag"/>
                <w:color w:val="000000"/>
              </w:rPr>
              <w:t>="</w:t>
            </w:r>
            <w:r>
              <w:rPr>
                <w:rStyle w:val="html-attribute-value"/>
                <w:color w:val="000000"/>
              </w:rPr>
              <w:t>options</w:t>
            </w:r>
            <w:r>
              <w:rPr>
                <w:rStyle w:val="html-tag"/>
                <w:color w:val="000000"/>
              </w:rPr>
              <w:t xml:space="preserve">" </w:t>
            </w:r>
            <w:r>
              <w:rPr>
                <w:rStyle w:val="html-attribute-name"/>
                <w:color w:val="000000"/>
              </w:rPr>
              <w:t>placeholder</w:t>
            </w:r>
            <w:r>
              <w:rPr>
                <w:rStyle w:val="html-tag"/>
                <w:color w:val="000000"/>
              </w:rPr>
              <w:t>="</w:t>
            </w:r>
            <w:r>
              <w:rPr>
                <w:rStyle w:val="html-attribute-value"/>
                <w:color w:val="000000"/>
              </w:rPr>
              <w:t>Option 2</w:t>
            </w:r>
            <w:r>
              <w:rPr>
                <w:rStyle w:val="html-tag"/>
                <w:color w:val="000000"/>
              </w:rPr>
              <w:t xml:space="preserve">" </w:t>
            </w:r>
            <w:r>
              <w:rPr>
                <w:rStyle w:val="html-attribute-name"/>
                <w:color w:val="000000"/>
              </w:rPr>
              <w:t>required</w:t>
            </w:r>
            <w:r>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&lt;button </w:t>
            </w:r>
            <w:r>
              <w:rPr>
                <w:rStyle w:val="html-attribute-name"/>
                <w:color w:val="000000"/>
              </w:rPr>
              <w:t>type</w:t>
            </w:r>
            <w:r>
              <w:rPr>
                <w:rStyle w:val="html-tag"/>
                <w:color w:val="000000"/>
              </w:rPr>
              <w:t>="</w:t>
            </w:r>
            <w:r>
              <w:rPr>
                <w:rStyle w:val="html-attribute-value"/>
                <w:color w:val="000000"/>
              </w:rPr>
              <w:t>button</w:t>
            </w:r>
            <w:r>
              <w:rPr>
                <w:rStyle w:val="html-tag"/>
                <w:color w:val="000000"/>
              </w:rPr>
              <w:t xml:space="preserve">" </w:t>
            </w:r>
            <w:r>
              <w:rPr>
                <w:rStyle w:val="html-attribute-name"/>
                <w:color w:val="000000"/>
              </w:rPr>
              <w:t>class</w:t>
            </w:r>
            <w:r>
              <w:rPr>
                <w:rStyle w:val="html-tag"/>
                <w:color w:val="000000"/>
              </w:rPr>
              <w:t>="</w:t>
            </w:r>
            <w:r>
              <w:rPr>
                <w:rStyle w:val="html-attribute-value"/>
                <w:color w:val="000000"/>
              </w:rPr>
              <w:t>btn btn-outline-danger remove-option</w:t>
            </w:r>
            <w:r>
              <w:rPr>
                <w:rStyle w:val="html-tag"/>
                <w:color w:val="000000"/>
              </w:rPr>
              <w:t xml:space="preserve">"&gt;&lt;i </w:t>
            </w:r>
            <w:r>
              <w:rPr>
                <w:rStyle w:val="html-attribute-name"/>
                <w:color w:val="000000"/>
              </w:rPr>
              <w:t>class</w:t>
            </w:r>
            <w:r>
              <w:rPr>
                <w:rStyle w:val="html-tag"/>
                <w:color w:val="000000"/>
              </w:rPr>
              <w:t>="</w:t>
            </w:r>
            <w:r>
              <w:rPr>
                <w:rStyle w:val="html-attribute-value"/>
                <w:color w:val="000000"/>
              </w:rPr>
              <w:t>bi bi-trash</w:t>
            </w:r>
            <w:r>
              <w:rPr>
                <w:rStyle w:val="html-tag"/>
                <w:color w:val="000000"/>
              </w:rPr>
              <w:t>"&gt;&lt;/i&gt;&lt;/button&gt;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&lt;/div&gt;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&lt;/div&gt;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&lt;/div&gt;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&lt;div </w:t>
            </w:r>
            <w:r>
              <w:rPr>
                <w:rStyle w:val="html-attribute-name"/>
                <w:color w:val="000000"/>
              </w:rPr>
              <w:t>class</w:t>
            </w:r>
            <w:r>
              <w:rPr>
                <w:rStyle w:val="html-tag"/>
                <w:color w:val="000000"/>
              </w:rPr>
              <w:t>="</w:t>
            </w:r>
            <w:r>
              <w:rPr>
                <w:rStyle w:val="html-attribute-value"/>
                <w:color w:val="000000"/>
              </w:rPr>
              <w:t>d-flex justify-content-between mb-4</w:t>
            </w:r>
            <w:r>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&lt;button </w:t>
            </w:r>
            <w:r>
              <w:rPr>
                <w:rStyle w:val="html-attribute-name"/>
                <w:color w:val="000000"/>
              </w:rPr>
              <w:t>type</w:t>
            </w:r>
            <w:r>
              <w:rPr>
                <w:rStyle w:val="html-tag"/>
                <w:color w:val="000000"/>
              </w:rPr>
              <w:t>="</w:t>
            </w:r>
            <w:r>
              <w:rPr>
                <w:rStyle w:val="html-attribute-value"/>
                <w:color w:val="000000"/>
              </w:rPr>
              <w:t>button</w:t>
            </w:r>
            <w:r>
              <w:rPr>
                <w:rStyle w:val="html-tag"/>
                <w:color w:val="000000"/>
              </w:rPr>
              <w:t xml:space="preserve">" </w:t>
            </w:r>
            <w:r>
              <w:rPr>
                <w:rStyle w:val="html-attribute-name"/>
                <w:color w:val="000000"/>
              </w:rPr>
              <w:t>id</w:t>
            </w:r>
            <w:r>
              <w:rPr>
                <w:rStyle w:val="html-tag"/>
                <w:color w:val="000000"/>
              </w:rPr>
              <w:t>="</w:t>
            </w:r>
            <w:r>
              <w:rPr>
                <w:rStyle w:val="html-attribute-value"/>
                <w:color w:val="000000"/>
              </w:rPr>
              <w:t>add-option</w:t>
            </w:r>
            <w:r>
              <w:rPr>
                <w:rStyle w:val="html-tag"/>
                <w:color w:val="000000"/>
              </w:rPr>
              <w:t xml:space="preserve">" </w:t>
            </w:r>
            <w:r>
              <w:rPr>
                <w:rStyle w:val="html-attribute-name"/>
                <w:color w:val="000000"/>
              </w:rPr>
              <w:t>class</w:t>
            </w:r>
            <w:r>
              <w:rPr>
                <w:rStyle w:val="html-tag"/>
                <w:color w:val="000000"/>
              </w:rPr>
              <w:t>="</w:t>
            </w:r>
            <w:r>
              <w:rPr>
                <w:rStyle w:val="html-attribute-value"/>
                <w:color w:val="000000"/>
              </w:rPr>
              <w:t>btn btn-outline-primary</w:t>
            </w:r>
            <w:r>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&lt;i </w:t>
            </w:r>
            <w:r>
              <w:rPr>
                <w:rStyle w:val="html-attribute-name"/>
                <w:color w:val="000000"/>
              </w:rPr>
              <w:t>class</w:t>
            </w:r>
            <w:r>
              <w:rPr>
                <w:rStyle w:val="html-tag"/>
                <w:color w:val="000000"/>
              </w:rPr>
              <w:t>="</w:t>
            </w:r>
            <w:r>
              <w:rPr>
                <w:rStyle w:val="html-attribute-value"/>
                <w:color w:val="000000"/>
              </w:rPr>
              <w:t>bi bi-plus-lg</w:t>
            </w:r>
            <w:r>
              <w:rPr>
                <w:rStyle w:val="html-tag"/>
                <w:color w:val="000000"/>
              </w:rPr>
              <w:t>"&gt;&lt;/i&gt;</w:t>
            </w:r>
            <w:r>
              <w:rPr>
                <w:color w:val="000000"/>
              </w:rPr>
              <w:t xml:space="preserve"> Add Option</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&lt;/button&gt;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&lt;/div&gt;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&lt;button </w:t>
            </w:r>
            <w:r>
              <w:rPr>
                <w:rStyle w:val="html-attribute-name"/>
                <w:color w:val="000000"/>
              </w:rPr>
              <w:t>type</w:t>
            </w:r>
            <w:r>
              <w:rPr>
                <w:rStyle w:val="html-tag"/>
                <w:color w:val="000000"/>
              </w:rPr>
              <w:t>="</w:t>
            </w:r>
            <w:r>
              <w:rPr>
                <w:rStyle w:val="html-attribute-value"/>
                <w:color w:val="000000"/>
              </w:rPr>
              <w:t>submit</w:t>
            </w:r>
            <w:r>
              <w:rPr>
                <w:rStyle w:val="html-tag"/>
                <w:color w:val="000000"/>
              </w:rPr>
              <w:t xml:space="preserve">" </w:t>
            </w:r>
            <w:r>
              <w:rPr>
                <w:rStyle w:val="html-attribute-name"/>
                <w:color w:val="000000"/>
              </w:rPr>
              <w:t>class</w:t>
            </w:r>
            <w:r>
              <w:rPr>
                <w:rStyle w:val="html-tag"/>
                <w:color w:val="000000"/>
              </w:rPr>
              <w:t>="</w:t>
            </w:r>
            <w:r>
              <w:rPr>
                <w:rStyle w:val="html-attribute-value"/>
                <w:color w:val="000000"/>
              </w:rPr>
              <w:t>btn btn-primary btn-lg w-100 animate-submit</w:t>
            </w:r>
            <w:r>
              <w:rPr>
                <w:rStyle w:val="html-tag"/>
                <w:color w:val="000000"/>
              </w:rPr>
              <w:t>"&gt;</w:t>
            </w:r>
            <w:r>
              <w:rPr>
                <w:color w:val="000000"/>
              </w:rPr>
              <w:t>Create Poll</w:t>
            </w:r>
            <w:r>
              <w:rPr>
                <w:rStyle w:val="html-tag"/>
                <w:color w:val="000000"/>
              </w:rPr>
              <w:t>&lt;/button&gt;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&lt;/form&gt;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&lt;/div&gt;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&lt;/div&gt;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&lt;/div&gt;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&lt;/div&gt;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&lt;/div&gt;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&lt;/div&gt;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&lt;/div&gt;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 xml:space="preserve">&lt;link </w:t>
            </w:r>
            <w:r>
              <w:rPr>
                <w:rStyle w:val="html-attribute-name"/>
                <w:color w:val="000000"/>
              </w:rPr>
              <w:t>href</w:t>
            </w:r>
            <w:r>
              <w:rPr>
                <w:rStyle w:val="html-tag"/>
                <w:color w:val="000000"/>
              </w:rPr>
              <w:t>="</w:t>
            </w:r>
            <w:hyperlink r:id="rId24" w:tgtFrame="_blank" w:history="1">
              <w:r>
                <w:rPr>
                  <w:rStyle w:val="Hyperlink"/>
                </w:rPr>
                <w:t>https://cdn.jsdelivr.net/npm/bootstrap-icons/font/bootstrap-icons.css</w:t>
              </w:r>
            </w:hyperlink>
            <w:r>
              <w:rPr>
                <w:rStyle w:val="html-tag"/>
                <w:color w:val="000000"/>
              </w:rPr>
              <w:t xml:space="preserve">" </w:t>
            </w:r>
            <w:r>
              <w:rPr>
                <w:rStyle w:val="html-attribute-name"/>
                <w:color w:val="000000"/>
              </w:rPr>
              <w:t>rel</w:t>
            </w:r>
            <w:r>
              <w:rPr>
                <w:rStyle w:val="html-tag"/>
                <w:color w:val="000000"/>
              </w:rPr>
              <w:t>="</w:t>
            </w:r>
            <w:r>
              <w:rPr>
                <w:rStyle w:val="html-attribute-value"/>
                <w:color w:val="000000"/>
              </w:rPr>
              <w:t>stylesheet</w:t>
            </w:r>
            <w:r>
              <w:rPr>
                <w:rStyle w:val="html-tag"/>
                <w:color w:val="000000"/>
              </w:rPr>
              <w:t>"&gt;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&lt;style&gt;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:root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--primary-color: #4a90e2;</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--secondary-color: #f39c12;</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--success-color: #2ecc71;</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--danger-color: #e74c3c;</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--light-color: #ecf0f1;</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--dark-color: #34495e;</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body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background-color: var(--light-color);</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color: var(--dark-color);</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.animate-card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transition: transform 0.4s ease, box-shadow 0.4s ease;</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background-color: #ffffff;</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border-radius: 15px;</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.animate-card:hover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transform: translateY(-5px);</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box-shadow: 0 15px 30px rgba(0, 0, 0, 0.1);</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.card-header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background: linear-gradient(135deg, var(--primary-color), var(--secondary-color));</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border-bottom: none;</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color: blue;</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.animate-submit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transition: all 0.3s ease;</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background-color: var(--primary-color);</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border-color: var(--primary-color);</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.animate-submit:hover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background-color: var(--secondary-color);</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border-color: var(--secondary-color);</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transform: translateY(-2px);</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box-shadow: 0 5px 15px rgba(0, 0, 0, 0.1);</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.form-control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transition: box-shadow 0.3s ease, border-color 0.3s ease;</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border-radius: 8px;</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.form-control:focus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box-shadow: 0 0 0 0.2rem rgba(74, 144, 226, 0.25);</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border-color: var(--primary-color);</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.option-item .input-group-text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background-color: var(--primary-color);</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color: white;</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border: none;</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.btn-outline-danger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color: var(--danger-color);</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border-color: var(--danger-color);</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.btn-outline-danger:hover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background-color: var(--danger-color);</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color: white;</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.btn-outline-primary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color: var(--primary-color);</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border-color: var(--primary-color);</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.btn-outline-primary:hover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background-color: var(--primary-color);</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color: white;</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.animate-photo-card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transition: all 0.4s ease;</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.photo-card-visible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opacity: 1;</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transform: translateY(0);</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.photo-card-hidden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opacity: 0;</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transform: translateY(-15px);</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#uploaded-photo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max-height: 300px;</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object-fit: cover;</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border-radius: 10px;</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box-shadow: 0 5px 15px rgba(0, 0, 0, 0.1);</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@media (max-width: 992px)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#form-card, #photo-preview {</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width: 100%;</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rStyle w:val="html-tag"/>
                <w:color w:val="000000"/>
              </w:rPr>
              <w:t>&lt;/style&gt;</w:t>
            </w: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p>
        </w:tc>
      </w:tr>
      <w:tr w:rsidR="00DB7BD7" w:rsidTr="00DB7BD7">
        <w:trPr>
          <w:tblCellSpacing w:w="15" w:type="dxa"/>
        </w:trPr>
        <w:tc>
          <w:tcPr>
            <w:tcW w:w="0" w:type="auto"/>
            <w:vAlign w:val="center"/>
            <w:hideMark/>
          </w:tcPr>
          <w:p w:rsidR="00DB7BD7" w:rsidRDefault="00DB7BD7" w:rsidP="00DB7BD7">
            <w:pPr>
              <w:spacing w:after="0"/>
              <w:rPr>
                <w:color w:val="000000"/>
              </w:rPr>
            </w:pPr>
          </w:p>
        </w:tc>
        <w:tc>
          <w:tcPr>
            <w:tcW w:w="0" w:type="auto"/>
            <w:vAlign w:val="center"/>
            <w:hideMark/>
          </w:tcPr>
          <w:p w:rsidR="00DB7BD7" w:rsidRDefault="00DB7BD7" w:rsidP="00DB7BD7">
            <w:pPr>
              <w:spacing w:after="0"/>
              <w:rPr>
                <w:color w:val="000000"/>
                <w:sz w:val="24"/>
                <w:szCs w:val="24"/>
              </w:rPr>
            </w:pPr>
            <w:r>
              <w:rPr>
                <w:color w:val="000000"/>
              </w:rPr>
              <w:t>{% endblock %}</w:t>
            </w:r>
          </w:p>
        </w:tc>
      </w:tr>
      <w:tr w:rsidR="00DB7BD7" w:rsidTr="00DB7BD7">
        <w:trPr>
          <w:tblCellSpacing w:w="15" w:type="dxa"/>
        </w:trPr>
        <w:tc>
          <w:tcPr>
            <w:tcW w:w="0" w:type="auto"/>
            <w:vAlign w:val="center"/>
            <w:hideMark/>
          </w:tcPr>
          <w:p w:rsidR="00DB7BD7" w:rsidRDefault="00DB7BD7">
            <w:pPr>
              <w:rPr>
                <w:color w:val="000000"/>
              </w:rPr>
            </w:pPr>
          </w:p>
        </w:tc>
        <w:tc>
          <w:tcPr>
            <w:tcW w:w="0" w:type="auto"/>
            <w:vAlign w:val="center"/>
            <w:hideMark/>
          </w:tcPr>
          <w:p w:rsidR="00DB7BD7" w:rsidRDefault="00DB7BD7">
            <w:pPr>
              <w:rPr>
                <w:sz w:val="20"/>
                <w:szCs w:val="20"/>
              </w:rPr>
            </w:pPr>
          </w:p>
        </w:tc>
      </w:tr>
    </w:tbl>
    <w:p w:rsidR="00DB7BD7" w:rsidRPr="00DB7BD7" w:rsidRDefault="00DB7BD7" w:rsidP="00DB7BD7">
      <w:pPr>
        <w:widowControl w:val="0"/>
        <w:autoSpaceDE w:val="0"/>
        <w:autoSpaceDN w:val="0"/>
        <w:adjustRightInd w:val="0"/>
        <w:rPr>
          <w:rFonts w:ascii="Times New Roman" w:hAnsi="Times New Roman"/>
          <w:b/>
          <w:szCs w:val="36"/>
          <w:u w:val="single"/>
        </w:rPr>
      </w:pPr>
    </w:p>
    <w:p w:rsidR="00D31E3B" w:rsidRDefault="00D31E3B" w:rsidP="00D31E3B">
      <w:pPr>
        <w:ind w:firstLine="720"/>
        <w:rPr>
          <w:rFonts w:ascii="Times New Roman" w:hAnsi="Times New Roman"/>
          <w:sz w:val="144"/>
          <w:szCs w:val="144"/>
        </w:rPr>
      </w:pPr>
    </w:p>
    <w:p w:rsidR="00D31E3B" w:rsidRDefault="00D31E3B" w:rsidP="00D31E3B">
      <w:pPr>
        <w:ind w:firstLine="720"/>
        <w:rPr>
          <w:rFonts w:ascii="Times New Roman" w:hAnsi="Times New Roman"/>
          <w:sz w:val="144"/>
          <w:szCs w:val="144"/>
        </w:rPr>
      </w:pPr>
    </w:p>
    <w:p w:rsidR="00DB7BD7" w:rsidRDefault="00DB7BD7" w:rsidP="00D31E3B">
      <w:pPr>
        <w:ind w:firstLine="720"/>
        <w:rPr>
          <w:rFonts w:ascii="Times New Roman" w:hAnsi="Times New Roman"/>
          <w:sz w:val="144"/>
          <w:szCs w:val="144"/>
        </w:rPr>
      </w:pPr>
    </w:p>
    <w:p w:rsidR="00DB7BD7" w:rsidRPr="00DB7BD7" w:rsidRDefault="00DB7BD7" w:rsidP="00D31E3B">
      <w:pPr>
        <w:ind w:firstLine="720"/>
        <w:rPr>
          <w:rFonts w:ascii="Times New Roman" w:hAnsi="Times New Roman"/>
          <w:b/>
          <w:sz w:val="96"/>
          <w:szCs w:val="144"/>
          <w:u w:val="single"/>
        </w:rPr>
      </w:pPr>
    </w:p>
    <w:p w:rsidR="00DB7BD7" w:rsidRDefault="00DB7BD7" w:rsidP="00D31E3B">
      <w:pPr>
        <w:ind w:firstLine="720"/>
        <w:rPr>
          <w:rFonts w:ascii="Times New Roman" w:hAnsi="Times New Roman"/>
          <w:b/>
          <w:sz w:val="36"/>
          <w:szCs w:val="144"/>
          <w:u w:val="single"/>
        </w:rPr>
      </w:pPr>
      <w:r w:rsidRPr="00DB7BD7">
        <w:rPr>
          <w:rFonts w:ascii="Times New Roman" w:hAnsi="Times New Roman"/>
          <w:b/>
          <w:sz w:val="36"/>
          <w:szCs w:val="144"/>
          <w:u w:val="single"/>
        </w:rPr>
        <w:t>Views.py</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from django.shortcuts import render, get_object_or_404, redirect</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from .models import Poll, PollOption, Vote</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from .forms import PollForm, VoteForm</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from django.contrib.auth.decorators import login_required, user_passes_test</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from django.db.models import Count</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from Authentication.models import User</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from django.db.models.functions import TruncDate</w:t>
      </w:r>
    </w:p>
    <w:p w:rsidR="00DB7BD7" w:rsidRPr="00DB7BD7" w:rsidRDefault="00DB7BD7" w:rsidP="00DB7BD7">
      <w:pPr>
        <w:spacing w:after="0"/>
        <w:ind w:firstLine="720"/>
        <w:rPr>
          <w:rFonts w:ascii="Times New Roman" w:hAnsi="Times New Roman"/>
          <w:szCs w:val="144"/>
        </w:rPr>
      </w:pPr>
    </w:p>
    <w:p w:rsidR="00DB7BD7" w:rsidRPr="00DB7BD7" w:rsidRDefault="00DB7BD7" w:rsidP="00DB7BD7">
      <w:pPr>
        <w:spacing w:after="0"/>
        <w:ind w:firstLine="720"/>
        <w:rPr>
          <w:rFonts w:ascii="Times New Roman" w:hAnsi="Times New Roman"/>
          <w:szCs w:val="144"/>
        </w:rPr>
      </w:pP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def poll_visualizations_view(request):</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polls = Poll.objects.all()</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poll_data = []</w:t>
      </w:r>
    </w:p>
    <w:p w:rsidR="00DB7BD7" w:rsidRPr="00DB7BD7" w:rsidRDefault="00DB7BD7" w:rsidP="00DB7BD7">
      <w:pPr>
        <w:spacing w:after="0"/>
        <w:ind w:firstLine="720"/>
        <w:rPr>
          <w:rFonts w:ascii="Times New Roman" w:hAnsi="Times New Roman"/>
          <w:szCs w:val="144"/>
        </w:rPr>
      </w:pP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for poll in polls:</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options = poll.options.all()</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labels = [option.option_text for option in options]</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data = [option.votes.count() for option in options]</w:t>
      </w:r>
    </w:p>
    <w:p w:rsidR="00DB7BD7" w:rsidRPr="00DB7BD7" w:rsidRDefault="00DB7BD7" w:rsidP="00DB7BD7">
      <w:pPr>
        <w:spacing w:after="0"/>
        <w:ind w:firstLine="720"/>
        <w:rPr>
          <w:rFonts w:ascii="Times New Roman" w:hAnsi="Times New Roman"/>
          <w:szCs w:val="144"/>
        </w:rPr>
      </w:pP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poll_data.append({</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'poll': poll,</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'labels': labels,</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'data': data,</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
    <w:p w:rsidR="00DB7BD7" w:rsidRPr="00DB7BD7" w:rsidRDefault="00DB7BD7" w:rsidP="00DB7BD7">
      <w:pPr>
        <w:spacing w:after="0"/>
        <w:ind w:firstLine="720"/>
        <w:rPr>
          <w:rFonts w:ascii="Times New Roman" w:hAnsi="Times New Roman"/>
          <w:szCs w:val="144"/>
        </w:rPr>
      </w:pP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return render(request, 'polls/poll_visualizations.html', {</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'poll_data': poll_data,</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
    <w:p w:rsidR="00DB7BD7" w:rsidRPr="00DB7BD7" w:rsidRDefault="00DB7BD7" w:rsidP="00DB7BD7">
      <w:pPr>
        <w:spacing w:after="0"/>
        <w:ind w:firstLine="720"/>
        <w:rPr>
          <w:rFonts w:ascii="Times New Roman" w:hAnsi="Times New Roman"/>
          <w:szCs w:val="144"/>
        </w:rPr>
      </w:pP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@login_required</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def create_poll_view(request):</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if request.method == "POST":</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poll_form = PollForm(request.POST)</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if poll_form.is_valid():</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poll = poll_form.save(commit=False)</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poll.creator = request.user  # Associate poll with the user</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poll.save()</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options = request.POST.getlist('options')  # Get options from the form</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lastRenderedPageBreak/>
        <w:t xml:space="preserve">            for option_text in options:</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PollOption.objects.create(poll=poll, option_text=option_text)</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return redirect('poll_list')  # Redirect to the poll list after saving</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else:</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poll_form = PollForm()</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return render(request, 'polls/create_poll.html', {'poll_form': poll_form})</w:t>
      </w:r>
    </w:p>
    <w:p w:rsidR="00DB7BD7" w:rsidRPr="00DB7BD7" w:rsidRDefault="00DB7BD7" w:rsidP="00DB7BD7">
      <w:pPr>
        <w:spacing w:after="0"/>
        <w:ind w:firstLine="720"/>
        <w:rPr>
          <w:rFonts w:ascii="Times New Roman" w:hAnsi="Times New Roman"/>
          <w:szCs w:val="144"/>
        </w:rPr>
      </w:pP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def vote_view(request, poll_id):</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poll = get_object_or_404(Poll, id=poll_id)</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options = poll.options.all()</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user_has_voted = request.user.is_authenticated and Vote.objects.filter(poll=poll, user=request.user).exists()</w:t>
      </w:r>
    </w:p>
    <w:p w:rsidR="00DB7BD7" w:rsidRPr="00DB7BD7" w:rsidRDefault="00DB7BD7" w:rsidP="00DB7BD7">
      <w:pPr>
        <w:spacing w:after="0"/>
        <w:ind w:firstLine="720"/>
        <w:rPr>
          <w:rFonts w:ascii="Times New Roman" w:hAnsi="Times New Roman"/>
          <w:szCs w:val="144"/>
        </w:rPr>
      </w:pP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if user_has_voted:</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return redirect('poll_results', poll_id=poll.id)</w:t>
      </w:r>
    </w:p>
    <w:p w:rsidR="00DB7BD7" w:rsidRPr="00DB7BD7" w:rsidRDefault="00DB7BD7" w:rsidP="00DB7BD7">
      <w:pPr>
        <w:spacing w:after="0"/>
        <w:ind w:firstLine="720"/>
        <w:rPr>
          <w:rFonts w:ascii="Times New Roman" w:hAnsi="Times New Roman"/>
          <w:szCs w:val="144"/>
        </w:rPr>
      </w:pP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if request.method == 'POST':</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form = VoteForm(request.POST)</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form.fields['choice'].choices = [(o.id, o.option_text) for o in options]</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if form.is_valid():</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selected_option_id = form.cleaned_data['choice']</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selected_option = get_object_or_404(PollOption, id=selected_option_id)</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Vote.objects.create(poll=poll, option=selected_option, user=request.user if request.user.is_authenticated else None)</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return redirect('poll_results', poll_id=poll.id)</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else:</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form = VoteForm()</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form.fields['choice'].choices = [(o.id, o.option_text) for o in options]</w:t>
      </w:r>
    </w:p>
    <w:p w:rsidR="00DB7BD7" w:rsidRPr="00DB7BD7" w:rsidRDefault="00DB7BD7" w:rsidP="00DB7BD7">
      <w:pPr>
        <w:spacing w:after="0"/>
        <w:ind w:firstLine="720"/>
        <w:rPr>
          <w:rFonts w:ascii="Times New Roman" w:hAnsi="Times New Roman"/>
          <w:szCs w:val="144"/>
        </w:rPr>
      </w:pP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return render(request, 'polls/vote.html', {'poll': poll, 'form': form, 'user_has_voted': user_has_voted})</w:t>
      </w:r>
    </w:p>
    <w:p w:rsidR="00DB7BD7" w:rsidRPr="00DB7BD7" w:rsidRDefault="00DB7BD7" w:rsidP="00DB7BD7">
      <w:pPr>
        <w:spacing w:after="0"/>
        <w:ind w:firstLine="720"/>
        <w:rPr>
          <w:rFonts w:ascii="Times New Roman" w:hAnsi="Times New Roman"/>
          <w:szCs w:val="144"/>
        </w:rPr>
      </w:pP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def poll_list_view(request):</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polls = Poll.objects.all()</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return render(request, 'polls/poll_list.html', {'polls': polls})</w:t>
      </w:r>
    </w:p>
    <w:p w:rsidR="00DB7BD7" w:rsidRPr="00DB7BD7" w:rsidRDefault="00DB7BD7" w:rsidP="00DB7BD7">
      <w:pPr>
        <w:spacing w:after="0"/>
        <w:ind w:firstLine="720"/>
        <w:rPr>
          <w:rFonts w:ascii="Times New Roman" w:hAnsi="Times New Roman"/>
          <w:szCs w:val="144"/>
        </w:rPr>
      </w:pP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def poll_results_view(request, poll_id):</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poll = get_object_or_404(Poll, id=poll_id)</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options = poll.options.all()</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option_votes = {option: option.votes.count() for option in options}</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total_votes = sum(option_votes.values()) </w:t>
      </w:r>
    </w:p>
    <w:p w:rsidR="00DB7BD7" w:rsidRPr="00DB7BD7" w:rsidRDefault="00DB7BD7" w:rsidP="00DB7BD7">
      <w:pPr>
        <w:spacing w:after="0"/>
        <w:ind w:firstLine="720"/>
        <w:rPr>
          <w:rFonts w:ascii="Times New Roman" w:hAnsi="Times New Roman"/>
          <w:szCs w:val="144"/>
        </w:rPr>
      </w:pP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lastRenderedPageBreak/>
        <w:t xml:space="preserve">    option_percentages = {option: (votes / total_votes * 100) if total_votes &gt; 0 else 0 for option, votes in option_votes.items()}</w:t>
      </w:r>
    </w:p>
    <w:p w:rsidR="00DB7BD7" w:rsidRPr="00DB7BD7" w:rsidRDefault="00DB7BD7" w:rsidP="00DB7BD7">
      <w:pPr>
        <w:spacing w:after="0"/>
        <w:ind w:firstLine="720"/>
        <w:rPr>
          <w:rFonts w:ascii="Times New Roman" w:hAnsi="Times New Roman"/>
          <w:szCs w:val="144"/>
        </w:rPr>
      </w:pP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labels = [option.option_text for option in options]</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data = [option_votes[option] for option in options]</w:t>
      </w:r>
    </w:p>
    <w:p w:rsidR="00DB7BD7" w:rsidRPr="00DB7BD7" w:rsidRDefault="00DB7BD7" w:rsidP="00DB7BD7">
      <w:pPr>
        <w:spacing w:after="0"/>
        <w:ind w:firstLine="720"/>
        <w:rPr>
          <w:rFonts w:ascii="Times New Roman" w:hAnsi="Times New Roman"/>
          <w:szCs w:val="144"/>
        </w:rPr>
      </w:pP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return render(request, 'polls/results.html', {</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'poll': poll,</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'option_votes': option_votes,</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'total_votes': total_votes,</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'option_percentages': option_percentages,  # Pass the calculated percentages</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'labels': labels,</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'data': data,</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
    <w:p w:rsidR="00DB7BD7" w:rsidRPr="00DB7BD7" w:rsidRDefault="00DB7BD7" w:rsidP="00DB7BD7">
      <w:pPr>
        <w:spacing w:after="0"/>
        <w:ind w:firstLine="720"/>
        <w:rPr>
          <w:rFonts w:ascii="Times New Roman" w:hAnsi="Times New Roman"/>
          <w:szCs w:val="144"/>
        </w:rPr>
      </w:pP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@user_passes_test(lambda u: u.is_superuser)</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def analytics_dashboard_view(request):</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 Total number of polls</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total_polls = Poll.objects.count()</w:t>
      </w:r>
    </w:p>
    <w:p w:rsidR="00DB7BD7" w:rsidRPr="00DB7BD7" w:rsidRDefault="00DB7BD7" w:rsidP="00DB7BD7">
      <w:pPr>
        <w:spacing w:after="0"/>
        <w:ind w:firstLine="720"/>
        <w:rPr>
          <w:rFonts w:ascii="Times New Roman" w:hAnsi="Times New Roman"/>
          <w:szCs w:val="144"/>
        </w:rPr>
      </w:pP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 Total number of votes</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total_votes = Vote.objects.count()</w:t>
      </w:r>
    </w:p>
    <w:p w:rsidR="00DB7BD7" w:rsidRPr="00DB7BD7" w:rsidRDefault="00DB7BD7" w:rsidP="00DB7BD7">
      <w:pPr>
        <w:spacing w:after="0"/>
        <w:ind w:firstLine="720"/>
        <w:rPr>
          <w:rFonts w:ascii="Times New Roman" w:hAnsi="Times New Roman"/>
          <w:szCs w:val="144"/>
        </w:rPr>
      </w:pP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 Top 5 polls with the most votes</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top_polls = Poll.objects.annotate(vote_count=Count('votes')).order_by('-vote_count')[:5]</w:t>
      </w:r>
    </w:p>
    <w:p w:rsidR="00DB7BD7" w:rsidRPr="00DB7BD7" w:rsidRDefault="00DB7BD7" w:rsidP="00DB7BD7">
      <w:pPr>
        <w:spacing w:after="0"/>
        <w:ind w:firstLine="720"/>
        <w:rPr>
          <w:rFonts w:ascii="Times New Roman" w:hAnsi="Times New Roman"/>
          <w:szCs w:val="144"/>
        </w:rPr>
      </w:pP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 Top 5 users who have cast the most votes</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top_voters = User.objects.annotate(vote_count=Count('vote')).order_by('-vote_count')[:5]</w:t>
      </w:r>
    </w:p>
    <w:p w:rsidR="00DB7BD7" w:rsidRPr="00DB7BD7" w:rsidRDefault="00DB7BD7" w:rsidP="00DB7BD7">
      <w:pPr>
        <w:spacing w:after="0"/>
        <w:ind w:firstLine="720"/>
        <w:rPr>
          <w:rFonts w:ascii="Times New Roman" w:hAnsi="Times New Roman"/>
          <w:szCs w:val="144"/>
        </w:rPr>
      </w:pP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context = {</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'total_polls': total_polls,</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'total_votes': total_votes,</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'top_polls': top_polls,</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'top_voters': top_voters,</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
    <w:p w:rsidR="00DB7BD7" w:rsidRPr="00DB7BD7" w:rsidRDefault="00DB7BD7" w:rsidP="00DB7BD7">
      <w:pPr>
        <w:spacing w:after="0"/>
        <w:ind w:firstLine="720"/>
        <w:rPr>
          <w:rFonts w:ascii="Times New Roman" w:hAnsi="Times New Roman"/>
          <w:szCs w:val="144"/>
        </w:rPr>
      </w:pP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return render(request, 'polls/analytics_dashboard.html', context)</w:t>
      </w:r>
    </w:p>
    <w:p w:rsidR="00DB7BD7" w:rsidRPr="00DB7BD7" w:rsidRDefault="00DB7BD7" w:rsidP="00DB7BD7">
      <w:pPr>
        <w:spacing w:after="0"/>
        <w:ind w:firstLine="720"/>
        <w:rPr>
          <w:rFonts w:ascii="Times New Roman" w:hAnsi="Times New Roman"/>
          <w:szCs w:val="144"/>
        </w:rPr>
      </w:pP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def poll_search(request):</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query = request.GET.get('query')</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polls = Poll.objects.filter(title__icontains=query) | Poll.objects.filter(question__icontains=query)</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return render(request, 'polls/poll_list.html', {'polls': polls})</w:t>
      </w:r>
    </w:p>
    <w:p w:rsidR="00DB7BD7" w:rsidRPr="00DB7BD7" w:rsidRDefault="00DB7BD7" w:rsidP="00DB7BD7">
      <w:pPr>
        <w:spacing w:after="0"/>
        <w:ind w:firstLine="720"/>
        <w:rPr>
          <w:rFonts w:ascii="Times New Roman" w:hAnsi="Times New Roman"/>
          <w:szCs w:val="144"/>
        </w:rPr>
      </w:pP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@login_required</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lastRenderedPageBreak/>
        <w:t>def user_dashboard_view(request):</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user = request.user</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polls = Poll.objects.filter(creator=user)</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 Total Polls and Votes</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total_polls = polls.count()</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total_votes = Vote.objects.filter(poll__creator=user).count()</w:t>
      </w:r>
    </w:p>
    <w:p w:rsidR="00DB7BD7" w:rsidRPr="00DB7BD7" w:rsidRDefault="00DB7BD7" w:rsidP="00DB7BD7">
      <w:pPr>
        <w:spacing w:after="0"/>
        <w:ind w:firstLine="720"/>
        <w:rPr>
          <w:rFonts w:ascii="Times New Roman" w:hAnsi="Times New Roman"/>
          <w:szCs w:val="144"/>
        </w:rPr>
      </w:pP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poll_data = []</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for poll in polls:</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options = poll.options.all()</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labels = [option.option_text for option in options]</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data = [option.votes.count() for option in options]</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total_votes_for_poll = sum(data)  # Sum votes for this poll</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vote_percentage = (total_votes_for_poll / total_votes * 100) if total_votes &gt; 0 else 0</w:t>
      </w:r>
    </w:p>
    <w:p w:rsidR="00DB7BD7" w:rsidRPr="00DB7BD7" w:rsidRDefault="00DB7BD7" w:rsidP="00DB7BD7">
      <w:pPr>
        <w:spacing w:after="0"/>
        <w:ind w:firstLine="720"/>
        <w:rPr>
          <w:rFonts w:ascii="Times New Roman" w:hAnsi="Times New Roman"/>
          <w:szCs w:val="144"/>
        </w:rPr>
      </w:pP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poll_data.append({</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'poll': poll,</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'options': options,</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'labels': labels,</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'data': data,</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'total_votes': total_votes_for_poll,</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'vote_percentage': vote_percentage,</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w:t>
      </w:r>
    </w:p>
    <w:p w:rsidR="00DB7BD7" w:rsidRPr="00DB7BD7" w:rsidRDefault="00DB7BD7" w:rsidP="00DB7BD7">
      <w:pPr>
        <w:spacing w:after="0"/>
        <w:ind w:firstLine="720"/>
        <w:rPr>
          <w:rFonts w:ascii="Times New Roman" w:hAnsi="Times New Roman"/>
          <w:szCs w:val="144"/>
        </w:rPr>
      </w:pP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 Votes over time</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votes_over_time = (Vote.objects</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.filter(poll__creator=user)</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.annotate(date=TruncDate('timestamp'))  # Assuming you have a 'timestamp' field in Vote model</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.values('date')</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.annotate(vote_count=Count('id'))</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.order_by('date'))</w:t>
      </w:r>
    </w:p>
    <w:p w:rsidR="00DB7BD7" w:rsidRPr="00DB7BD7" w:rsidRDefault="00DB7BD7" w:rsidP="00DB7BD7">
      <w:pPr>
        <w:spacing w:after="0"/>
        <w:ind w:firstLine="720"/>
        <w:rPr>
          <w:rFonts w:ascii="Times New Roman" w:hAnsi="Times New Roman"/>
          <w:szCs w:val="144"/>
        </w:rPr>
      </w:pP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vote_time_labels = [v['date'].strftime('%Y-%m-%d') for v in votes_over_time]</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vote_time_data = [v['vote_count'] for v in votes_over_time]</w:t>
      </w:r>
    </w:p>
    <w:p w:rsidR="00DB7BD7" w:rsidRPr="00DB7BD7" w:rsidRDefault="00DB7BD7" w:rsidP="00DB7BD7">
      <w:pPr>
        <w:spacing w:after="0"/>
        <w:ind w:firstLine="720"/>
        <w:rPr>
          <w:rFonts w:ascii="Times New Roman" w:hAnsi="Times New Roman"/>
          <w:szCs w:val="144"/>
        </w:rPr>
      </w:pP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context = {</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'poll_data': poll_data,</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'total_polls': total_polls,</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'total_votes': total_votes,</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'vote_time_labels': vote_time_labels,</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 xml:space="preserve">        'vote_time_data': vote_time_data,</w:t>
      </w:r>
    </w:p>
    <w:p w:rsidR="00DB7BD7" w:rsidRDefault="00DB7BD7" w:rsidP="00DB7BD7">
      <w:pPr>
        <w:spacing w:after="0"/>
        <w:ind w:firstLine="720"/>
        <w:rPr>
          <w:rFonts w:ascii="Times New Roman" w:hAnsi="Times New Roman"/>
          <w:szCs w:val="144"/>
        </w:rPr>
      </w:pPr>
      <w:r>
        <w:rPr>
          <w:rFonts w:ascii="Times New Roman" w:hAnsi="Times New Roman"/>
          <w:szCs w:val="144"/>
        </w:rPr>
        <w:t xml:space="preserve">    }</w:t>
      </w:r>
    </w:p>
    <w:p w:rsidR="00DB7BD7" w:rsidRPr="00DB7BD7" w:rsidRDefault="00DB7BD7" w:rsidP="00DB7BD7">
      <w:pPr>
        <w:spacing w:after="0"/>
        <w:ind w:firstLine="720"/>
        <w:rPr>
          <w:rFonts w:ascii="Times New Roman" w:hAnsi="Times New Roman"/>
          <w:szCs w:val="144"/>
        </w:rPr>
      </w:pPr>
      <w:r w:rsidRPr="00DB7BD7">
        <w:rPr>
          <w:rFonts w:ascii="Times New Roman" w:hAnsi="Times New Roman"/>
          <w:szCs w:val="144"/>
        </w:rPr>
        <w:t>return render(request, 'polls/user_dashboard.html', context)</w:t>
      </w:r>
    </w:p>
    <w:p w:rsidR="00DB7BD7" w:rsidRDefault="00DB7BD7" w:rsidP="00D31E3B">
      <w:pPr>
        <w:ind w:firstLine="720"/>
        <w:rPr>
          <w:rFonts w:ascii="Times New Roman" w:hAnsi="Times New Roman"/>
          <w:sz w:val="144"/>
          <w:szCs w:val="144"/>
        </w:rPr>
      </w:pPr>
    </w:p>
    <w:p w:rsidR="00DB7BD7" w:rsidRDefault="00DB7BD7" w:rsidP="00D31E3B">
      <w:pPr>
        <w:ind w:firstLine="720"/>
        <w:rPr>
          <w:rFonts w:ascii="Times New Roman" w:hAnsi="Times New Roman"/>
          <w:sz w:val="144"/>
          <w:szCs w:val="144"/>
        </w:rPr>
      </w:pPr>
    </w:p>
    <w:p w:rsidR="00D31E3B" w:rsidRDefault="00D31E3B" w:rsidP="004962C4">
      <w:pPr>
        <w:ind w:firstLine="720"/>
        <w:jc w:val="center"/>
        <w:rPr>
          <w:rFonts w:ascii="Times New Roman" w:hAnsi="Times New Roman"/>
          <w:sz w:val="144"/>
          <w:szCs w:val="144"/>
        </w:rPr>
      </w:pPr>
      <w:r>
        <w:rPr>
          <w:rFonts w:ascii="Times New Roman" w:hAnsi="Times New Roman"/>
          <w:sz w:val="144"/>
          <w:szCs w:val="144"/>
        </w:rPr>
        <w:t>Results</w:t>
      </w:r>
    </w:p>
    <w:p w:rsidR="00475F24" w:rsidRDefault="00475F24" w:rsidP="00D87465">
      <w:pPr>
        <w:widowControl w:val="0"/>
        <w:autoSpaceDE w:val="0"/>
        <w:autoSpaceDN w:val="0"/>
        <w:adjustRightInd w:val="0"/>
        <w:spacing w:after="0"/>
        <w:rPr>
          <w:rFonts w:ascii="Times New Roman" w:hAnsi="Times New Roman"/>
          <w:color w:val="000000" w:themeColor="text1"/>
        </w:rPr>
      </w:pPr>
    </w:p>
    <w:p w:rsidR="00D31E3B" w:rsidRDefault="00D31E3B" w:rsidP="00D87465">
      <w:pPr>
        <w:widowControl w:val="0"/>
        <w:autoSpaceDE w:val="0"/>
        <w:autoSpaceDN w:val="0"/>
        <w:adjustRightInd w:val="0"/>
        <w:spacing w:after="0"/>
        <w:rPr>
          <w:rFonts w:ascii="Times New Roman" w:hAnsi="Times New Roman"/>
          <w:color w:val="000000" w:themeColor="text1"/>
        </w:rPr>
      </w:pPr>
    </w:p>
    <w:p w:rsidR="00D31E3B" w:rsidRDefault="00D31E3B" w:rsidP="00D87465">
      <w:pPr>
        <w:widowControl w:val="0"/>
        <w:autoSpaceDE w:val="0"/>
        <w:autoSpaceDN w:val="0"/>
        <w:adjustRightInd w:val="0"/>
        <w:spacing w:after="0"/>
        <w:rPr>
          <w:rFonts w:ascii="Times New Roman" w:hAnsi="Times New Roman"/>
          <w:color w:val="000000" w:themeColor="text1"/>
        </w:rPr>
      </w:pPr>
    </w:p>
    <w:p w:rsidR="00D31E3B" w:rsidRDefault="00D31E3B" w:rsidP="00D87465">
      <w:pPr>
        <w:widowControl w:val="0"/>
        <w:autoSpaceDE w:val="0"/>
        <w:autoSpaceDN w:val="0"/>
        <w:adjustRightInd w:val="0"/>
        <w:spacing w:after="0"/>
        <w:rPr>
          <w:rFonts w:ascii="Times New Roman" w:hAnsi="Times New Roman"/>
          <w:color w:val="000000" w:themeColor="text1"/>
        </w:rPr>
      </w:pPr>
    </w:p>
    <w:p w:rsidR="00D31E3B" w:rsidRDefault="00D31E3B" w:rsidP="00D87465">
      <w:pPr>
        <w:widowControl w:val="0"/>
        <w:autoSpaceDE w:val="0"/>
        <w:autoSpaceDN w:val="0"/>
        <w:adjustRightInd w:val="0"/>
        <w:spacing w:after="0"/>
        <w:rPr>
          <w:rFonts w:ascii="Times New Roman" w:hAnsi="Times New Roman"/>
          <w:color w:val="000000" w:themeColor="text1"/>
        </w:rPr>
      </w:pPr>
    </w:p>
    <w:p w:rsidR="00D31E3B" w:rsidRDefault="00D31E3B" w:rsidP="00D87465">
      <w:pPr>
        <w:widowControl w:val="0"/>
        <w:autoSpaceDE w:val="0"/>
        <w:autoSpaceDN w:val="0"/>
        <w:adjustRightInd w:val="0"/>
        <w:spacing w:after="0"/>
        <w:rPr>
          <w:rFonts w:ascii="Times New Roman" w:hAnsi="Times New Roman"/>
          <w:color w:val="000000" w:themeColor="text1"/>
        </w:rPr>
      </w:pPr>
    </w:p>
    <w:p w:rsidR="00D31E3B" w:rsidRDefault="00D31E3B" w:rsidP="00D87465">
      <w:pPr>
        <w:widowControl w:val="0"/>
        <w:autoSpaceDE w:val="0"/>
        <w:autoSpaceDN w:val="0"/>
        <w:adjustRightInd w:val="0"/>
        <w:spacing w:after="0"/>
        <w:rPr>
          <w:rFonts w:ascii="Times New Roman" w:hAnsi="Times New Roman"/>
          <w:color w:val="000000" w:themeColor="text1"/>
        </w:rPr>
      </w:pPr>
    </w:p>
    <w:p w:rsidR="00D31E3B" w:rsidRDefault="00D31E3B" w:rsidP="00D87465">
      <w:pPr>
        <w:widowControl w:val="0"/>
        <w:autoSpaceDE w:val="0"/>
        <w:autoSpaceDN w:val="0"/>
        <w:adjustRightInd w:val="0"/>
        <w:spacing w:after="0"/>
        <w:rPr>
          <w:rFonts w:ascii="Times New Roman" w:hAnsi="Times New Roman"/>
          <w:color w:val="000000" w:themeColor="text1"/>
        </w:rPr>
      </w:pPr>
    </w:p>
    <w:p w:rsidR="00D31E3B" w:rsidRDefault="00D31E3B" w:rsidP="00D87465">
      <w:pPr>
        <w:widowControl w:val="0"/>
        <w:autoSpaceDE w:val="0"/>
        <w:autoSpaceDN w:val="0"/>
        <w:adjustRightInd w:val="0"/>
        <w:spacing w:after="0"/>
        <w:rPr>
          <w:rFonts w:ascii="Times New Roman" w:hAnsi="Times New Roman"/>
          <w:color w:val="000000" w:themeColor="text1"/>
        </w:rPr>
      </w:pPr>
    </w:p>
    <w:p w:rsidR="00D31E3B" w:rsidRDefault="00D31E3B" w:rsidP="00D87465">
      <w:pPr>
        <w:widowControl w:val="0"/>
        <w:autoSpaceDE w:val="0"/>
        <w:autoSpaceDN w:val="0"/>
        <w:adjustRightInd w:val="0"/>
        <w:spacing w:after="0"/>
        <w:rPr>
          <w:rFonts w:ascii="Times New Roman" w:hAnsi="Times New Roman"/>
          <w:color w:val="000000" w:themeColor="text1"/>
        </w:rPr>
      </w:pPr>
    </w:p>
    <w:p w:rsidR="00D31E3B" w:rsidRDefault="00D31E3B" w:rsidP="00D87465">
      <w:pPr>
        <w:widowControl w:val="0"/>
        <w:autoSpaceDE w:val="0"/>
        <w:autoSpaceDN w:val="0"/>
        <w:adjustRightInd w:val="0"/>
        <w:spacing w:after="0"/>
        <w:rPr>
          <w:rFonts w:ascii="Times New Roman" w:hAnsi="Times New Roman"/>
          <w:color w:val="000000" w:themeColor="text1"/>
        </w:rPr>
      </w:pPr>
    </w:p>
    <w:p w:rsidR="00D31E3B" w:rsidRDefault="00D31E3B" w:rsidP="00D87465">
      <w:pPr>
        <w:widowControl w:val="0"/>
        <w:autoSpaceDE w:val="0"/>
        <w:autoSpaceDN w:val="0"/>
        <w:adjustRightInd w:val="0"/>
        <w:spacing w:after="0"/>
        <w:rPr>
          <w:rFonts w:ascii="Times New Roman" w:hAnsi="Times New Roman"/>
          <w:color w:val="000000" w:themeColor="text1"/>
        </w:rPr>
      </w:pPr>
    </w:p>
    <w:p w:rsidR="00D31E3B" w:rsidRDefault="00D31E3B" w:rsidP="00D87465">
      <w:pPr>
        <w:widowControl w:val="0"/>
        <w:autoSpaceDE w:val="0"/>
        <w:autoSpaceDN w:val="0"/>
        <w:adjustRightInd w:val="0"/>
        <w:spacing w:after="0"/>
        <w:rPr>
          <w:rFonts w:ascii="Times New Roman" w:hAnsi="Times New Roman"/>
          <w:color w:val="000000" w:themeColor="text1"/>
        </w:rPr>
      </w:pPr>
    </w:p>
    <w:p w:rsidR="00D31E3B" w:rsidRDefault="00D31E3B" w:rsidP="00D87465">
      <w:pPr>
        <w:widowControl w:val="0"/>
        <w:autoSpaceDE w:val="0"/>
        <w:autoSpaceDN w:val="0"/>
        <w:adjustRightInd w:val="0"/>
        <w:spacing w:after="0"/>
        <w:rPr>
          <w:rFonts w:ascii="Times New Roman" w:hAnsi="Times New Roman"/>
          <w:color w:val="000000" w:themeColor="text1"/>
        </w:rPr>
      </w:pPr>
    </w:p>
    <w:p w:rsidR="00D31E3B" w:rsidRDefault="00D31E3B" w:rsidP="00D87465">
      <w:pPr>
        <w:widowControl w:val="0"/>
        <w:autoSpaceDE w:val="0"/>
        <w:autoSpaceDN w:val="0"/>
        <w:adjustRightInd w:val="0"/>
        <w:spacing w:after="0"/>
        <w:rPr>
          <w:rFonts w:ascii="Times New Roman" w:hAnsi="Times New Roman"/>
          <w:color w:val="000000" w:themeColor="text1"/>
        </w:rPr>
      </w:pPr>
    </w:p>
    <w:p w:rsidR="00D31E3B" w:rsidRDefault="00D31E3B" w:rsidP="00D87465">
      <w:pPr>
        <w:widowControl w:val="0"/>
        <w:autoSpaceDE w:val="0"/>
        <w:autoSpaceDN w:val="0"/>
        <w:adjustRightInd w:val="0"/>
        <w:spacing w:after="0"/>
        <w:rPr>
          <w:rFonts w:ascii="Times New Roman" w:hAnsi="Times New Roman"/>
          <w:color w:val="000000" w:themeColor="text1"/>
        </w:rPr>
      </w:pPr>
    </w:p>
    <w:p w:rsidR="00BC5632" w:rsidRDefault="00BC5632" w:rsidP="00BC5632">
      <w:pPr>
        <w:ind w:firstLine="720"/>
        <w:rPr>
          <w:rFonts w:ascii="Times New Roman" w:hAnsi="Times New Roman"/>
          <w:sz w:val="144"/>
          <w:szCs w:val="144"/>
        </w:rPr>
      </w:pPr>
    </w:p>
    <w:p w:rsidR="00BC5632" w:rsidRDefault="00BC5632" w:rsidP="00BC5632">
      <w:pPr>
        <w:ind w:firstLine="720"/>
        <w:rPr>
          <w:rFonts w:ascii="Times New Roman" w:hAnsi="Times New Roman"/>
          <w:sz w:val="144"/>
          <w:szCs w:val="144"/>
        </w:rPr>
      </w:pPr>
    </w:p>
    <w:p w:rsidR="00BC5632" w:rsidRDefault="00BC5632" w:rsidP="00BC5632">
      <w:pPr>
        <w:ind w:firstLine="720"/>
        <w:rPr>
          <w:rFonts w:ascii="Times New Roman" w:hAnsi="Times New Roman"/>
          <w:sz w:val="144"/>
          <w:szCs w:val="144"/>
        </w:rPr>
      </w:pPr>
    </w:p>
    <w:p w:rsidR="00BC5632" w:rsidRDefault="00BC5632" w:rsidP="00D25F27">
      <w:pPr>
        <w:jc w:val="center"/>
        <w:rPr>
          <w:rFonts w:ascii="Times New Roman" w:hAnsi="Times New Roman"/>
          <w:sz w:val="144"/>
          <w:szCs w:val="144"/>
        </w:rPr>
      </w:pPr>
      <w:r>
        <w:rPr>
          <w:rFonts w:ascii="Times New Roman" w:hAnsi="Times New Roman"/>
          <w:sz w:val="144"/>
          <w:szCs w:val="144"/>
        </w:rPr>
        <w:t>Test Case</w:t>
      </w:r>
    </w:p>
    <w:p w:rsidR="00BC5632" w:rsidRDefault="00BC5632" w:rsidP="00BC5632">
      <w:pPr>
        <w:ind w:firstLine="720"/>
        <w:rPr>
          <w:rFonts w:ascii="Times New Roman" w:hAnsi="Times New Roman"/>
          <w:sz w:val="144"/>
          <w:szCs w:val="144"/>
        </w:rPr>
      </w:pPr>
    </w:p>
    <w:p w:rsidR="00235EF7" w:rsidRDefault="00235EF7" w:rsidP="00BC5632">
      <w:pPr>
        <w:rPr>
          <w:rFonts w:ascii="Times New Roman" w:hAnsi="Times New Roman"/>
          <w:sz w:val="44"/>
          <w:szCs w:val="44"/>
        </w:rPr>
      </w:pPr>
    </w:p>
    <w:p w:rsidR="00235EF7" w:rsidRDefault="00235EF7" w:rsidP="00BC5632">
      <w:pPr>
        <w:rPr>
          <w:rFonts w:ascii="Times New Roman" w:hAnsi="Times New Roman"/>
          <w:b/>
          <w:sz w:val="32"/>
          <w:szCs w:val="36"/>
          <w:u w:val="single"/>
        </w:rPr>
      </w:pPr>
    </w:p>
    <w:p w:rsidR="00235EF7" w:rsidRDefault="00235EF7" w:rsidP="00BC5632">
      <w:pPr>
        <w:rPr>
          <w:rFonts w:ascii="Times New Roman" w:hAnsi="Times New Roman"/>
          <w:b/>
          <w:sz w:val="32"/>
          <w:szCs w:val="36"/>
          <w:u w:val="single"/>
        </w:rPr>
      </w:pPr>
    </w:p>
    <w:p w:rsidR="00235EF7" w:rsidRDefault="00235EF7" w:rsidP="00BC5632">
      <w:pPr>
        <w:rPr>
          <w:rFonts w:ascii="Times New Roman" w:hAnsi="Times New Roman"/>
          <w:b/>
          <w:sz w:val="32"/>
          <w:szCs w:val="36"/>
          <w:u w:val="single"/>
        </w:rPr>
      </w:pPr>
    </w:p>
    <w:p w:rsidR="00DB7BD7" w:rsidRDefault="00DB7BD7" w:rsidP="00BC5632">
      <w:pPr>
        <w:rPr>
          <w:rFonts w:ascii="Times New Roman" w:hAnsi="Times New Roman"/>
          <w:b/>
          <w:sz w:val="32"/>
          <w:szCs w:val="36"/>
          <w:u w:val="single"/>
        </w:rPr>
      </w:pPr>
    </w:p>
    <w:p w:rsidR="00DB7BD7" w:rsidRDefault="00DB7BD7" w:rsidP="00BC5632">
      <w:pPr>
        <w:rPr>
          <w:rFonts w:ascii="Times New Roman" w:hAnsi="Times New Roman"/>
          <w:b/>
          <w:sz w:val="32"/>
          <w:szCs w:val="36"/>
          <w:u w:val="single"/>
        </w:rPr>
      </w:pPr>
    </w:p>
    <w:p w:rsidR="00DB7BD7" w:rsidRDefault="00DB7BD7" w:rsidP="00BC5632">
      <w:pPr>
        <w:rPr>
          <w:rFonts w:ascii="Times New Roman" w:hAnsi="Times New Roman"/>
          <w:b/>
          <w:sz w:val="32"/>
          <w:szCs w:val="36"/>
          <w:u w:val="single"/>
        </w:rPr>
      </w:pPr>
    </w:p>
    <w:p w:rsidR="00DB7BD7" w:rsidRPr="00DB7BD7" w:rsidRDefault="00DB7BD7" w:rsidP="00BC5632">
      <w:pPr>
        <w:rPr>
          <w:rFonts w:ascii="Times New Roman" w:hAnsi="Times New Roman"/>
          <w:b/>
          <w:sz w:val="96"/>
          <w:szCs w:val="36"/>
          <w:u w:val="single"/>
        </w:rPr>
      </w:pPr>
    </w:p>
    <w:p w:rsidR="00BC5632" w:rsidRDefault="00BC5632" w:rsidP="00BC5632">
      <w:pPr>
        <w:rPr>
          <w:rFonts w:ascii="Times New Roman" w:hAnsi="Times New Roman"/>
          <w:b/>
          <w:sz w:val="32"/>
          <w:szCs w:val="36"/>
          <w:u w:val="single"/>
        </w:rPr>
      </w:pPr>
      <w:r>
        <w:rPr>
          <w:rFonts w:ascii="Times New Roman" w:hAnsi="Times New Roman"/>
          <w:b/>
          <w:sz w:val="32"/>
          <w:szCs w:val="36"/>
          <w:u w:val="single"/>
        </w:rPr>
        <w:t>Integration Test</w:t>
      </w:r>
    </w:p>
    <w:p w:rsidR="00BC5632" w:rsidRDefault="009F53E2" w:rsidP="00BC5632">
      <w:pPr>
        <w:rPr>
          <w:rFonts w:ascii="Times New Roman" w:hAnsi="Times New Roman"/>
          <w:sz w:val="24"/>
          <w:szCs w:val="24"/>
        </w:rPr>
      </w:pPr>
      <w:r>
        <w:rPr>
          <w:rFonts w:ascii="Times New Roman" w:hAnsi="Times New Roman"/>
          <w:sz w:val="24"/>
          <w:szCs w:val="24"/>
        </w:rPr>
        <w:t>Integration Testing is also called as “Component Testing “because it is about testing whether the system works properly when different components are integrated to form a complete system</w:t>
      </w:r>
    </w:p>
    <w:p w:rsidR="009F53E2" w:rsidRDefault="009F53E2" w:rsidP="00BC5632">
      <w:pPr>
        <w:rPr>
          <w:rFonts w:ascii="Times New Roman" w:hAnsi="Times New Roman"/>
          <w:sz w:val="24"/>
          <w:szCs w:val="24"/>
        </w:rPr>
      </w:pPr>
      <w:r>
        <w:rPr>
          <w:rFonts w:ascii="Times New Roman" w:hAnsi="Times New Roman"/>
          <w:sz w:val="24"/>
          <w:szCs w:val="24"/>
        </w:rPr>
        <w:t>Integration Testing is defined as set of interactions among components.Testing the interaction between modules and interaction with other systems externally is called “Integration Testing”.</w:t>
      </w:r>
    </w:p>
    <w:p w:rsidR="009A6BEE" w:rsidRDefault="00B775BC" w:rsidP="00BC5632">
      <w:pPr>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66944" behindDoc="0" locked="0" layoutInCell="1" allowOverlap="1">
                <wp:simplePos x="0" y="0"/>
                <wp:positionH relativeFrom="column">
                  <wp:posOffset>2159000</wp:posOffset>
                </wp:positionH>
                <wp:positionV relativeFrom="paragraph">
                  <wp:posOffset>59690</wp:posOffset>
                </wp:positionV>
                <wp:extent cx="1549400" cy="355600"/>
                <wp:effectExtent l="0" t="0" r="0" b="6350"/>
                <wp:wrapNone/>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9400" cy="355600"/>
                        </a:xfrm>
                        <a:prstGeom prst="rect">
                          <a:avLst/>
                        </a:prstGeom>
                      </wps:spPr>
                      <wps:style>
                        <a:lnRef idx="2">
                          <a:schemeClr val="dk1"/>
                        </a:lnRef>
                        <a:fillRef idx="1">
                          <a:schemeClr val="lt1"/>
                        </a:fillRef>
                        <a:effectRef idx="0">
                          <a:schemeClr val="dk1"/>
                        </a:effectRef>
                        <a:fontRef idx="minor">
                          <a:schemeClr val="dk1"/>
                        </a:fontRef>
                      </wps:style>
                      <wps:txbx>
                        <w:txbxContent>
                          <w:p w:rsidR="00165B0F" w:rsidRPr="009A6BEE" w:rsidRDefault="00165B0F" w:rsidP="009A6BEE">
                            <w:pPr>
                              <w:jc w:val="center"/>
                              <w:rPr>
                                <w:lang w:val="en-IN"/>
                              </w:rPr>
                            </w:pPr>
                            <w:r>
                              <w:rPr>
                                <w:lang w:val="en-IN"/>
                              </w:rPr>
                              <w:t>INTEGRATION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 o:spid="_x0000_s1026" style="position:absolute;margin-left:170pt;margin-top:4.7pt;width:122pt;height:2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" fillcolor="white [3201]" strokecolor="black [3200]" strokeweight="2pt">
                <v:path arrowok="t"/>
                <v:textbox>
                  <w:txbxContent>
                    <w:p w:rsidR="00165B0F" w:rsidRPr="009A6BEE" w:rsidRDefault="00165B0F" w:rsidP="009A6BEE">
                      <w:pPr>
                        <w:jc w:val="center"/>
                        <w:rPr>
                          <w:lang w:val="en-IN"/>
                        </w:rPr>
                      </w:pPr>
                      <w:r>
                        <w:rPr>
                          <w:lang w:val="en-IN"/>
                        </w:rPr>
                        <w:t>INTEGRATION TEST</w:t>
                      </w:r>
                    </w:p>
                  </w:txbxContent>
                </v:textbox>
              </v:rect>
            </w:pict>
          </mc:Fallback>
        </mc:AlternateContent>
      </w:r>
    </w:p>
    <w:p w:rsidR="009A6BEE" w:rsidRDefault="00B775BC" w:rsidP="00BC5632">
      <w:pPr>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74112" behindDoc="0" locked="0" layoutInCell="1" allowOverlap="1">
                <wp:simplePos x="0" y="0"/>
                <wp:positionH relativeFrom="column">
                  <wp:posOffset>3166745</wp:posOffset>
                </wp:positionH>
                <wp:positionV relativeFrom="paragraph">
                  <wp:posOffset>95250</wp:posOffset>
                </wp:positionV>
                <wp:extent cx="194945" cy="550545"/>
                <wp:effectExtent l="0" t="0" r="14605" b="78105"/>
                <wp:wrapNone/>
                <wp:docPr id="66" name="Elb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945" cy="55054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5DEF253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6" o:spid="_x0000_s1026" type="#_x0000_t34" style="position:absolute;margin-left:249.35pt;margin-top:7.5pt;width:15.35pt;height:43.3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" strokecolor="black [3040]">
                <v:stroke endarrow="block"/>
                <o:lock v:ext="edit" shapetype="f"/>
              </v:shape>
            </w:pict>
          </mc:Fallback>
        </mc:AlternateContent>
      </w:r>
      <w:r>
        <w:rPr>
          <w:rFonts w:ascii="Times New Roman" w:hAnsi="Times New Roman"/>
          <w:noProof/>
          <w:sz w:val="24"/>
          <w:szCs w:val="24"/>
        </w:rPr>
        <mc:AlternateContent>
          <mc:Choice Requires="wps">
            <w:drawing>
              <wp:anchor distT="0" distB="0" distL="114300" distR="114300" simplePos="0" relativeHeight="251672064" behindDoc="0" locked="0" layoutInCell="1" allowOverlap="1">
                <wp:simplePos x="0" y="0"/>
                <wp:positionH relativeFrom="column">
                  <wp:posOffset>2497455</wp:posOffset>
                </wp:positionH>
                <wp:positionV relativeFrom="paragraph">
                  <wp:posOffset>78105</wp:posOffset>
                </wp:positionV>
                <wp:extent cx="161290" cy="533400"/>
                <wp:effectExtent l="38100" t="0" r="0" b="76200"/>
                <wp:wrapNone/>
                <wp:docPr id="65" name="Elbow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1290" cy="5334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D17D36E" id="Elbow Connector 65" o:spid="_x0000_s1026" type="#_x0000_t34" style="position:absolute;margin-left:196.65pt;margin-top:6.15pt;width:12.7pt;height:42pt;flip:x;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" strokecolor="black [3040]">
                <v:stroke endarrow="block"/>
                <o:lock v:ext="edit" shapetype="f"/>
              </v:shape>
            </w:pict>
          </mc:Fallback>
        </mc:AlternateContent>
      </w:r>
    </w:p>
    <w:p w:rsidR="009A6BEE" w:rsidRDefault="00B775BC" w:rsidP="00BC5632">
      <w:pPr>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78208" behindDoc="0" locked="0" layoutInCell="1" allowOverlap="1">
                <wp:simplePos x="0" y="0"/>
                <wp:positionH relativeFrom="column">
                  <wp:posOffset>1668145</wp:posOffset>
                </wp:positionH>
                <wp:positionV relativeFrom="paragraph">
                  <wp:posOffset>80010</wp:posOffset>
                </wp:positionV>
                <wp:extent cx="803910" cy="330200"/>
                <wp:effectExtent l="0" t="0" r="0" b="0"/>
                <wp:wrapNone/>
                <wp:docPr id="5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3910" cy="330200"/>
                        </a:xfrm>
                        <a:prstGeom prst="rect">
                          <a:avLst/>
                        </a:prstGeom>
                      </wps:spPr>
                      <wps:style>
                        <a:lnRef idx="2">
                          <a:schemeClr val="dk1"/>
                        </a:lnRef>
                        <a:fillRef idx="1">
                          <a:schemeClr val="lt1"/>
                        </a:fillRef>
                        <a:effectRef idx="0">
                          <a:schemeClr val="dk1"/>
                        </a:effectRef>
                        <a:fontRef idx="minor">
                          <a:schemeClr val="dk1"/>
                        </a:fontRef>
                      </wps:style>
                      <wps:txbx>
                        <w:txbxContent>
                          <w:p w:rsidR="00165B0F" w:rsidRPr="009A6BEE" w:rsidRDefault="00165B0F" w:rsidP="009A6BEE">
                            <w:pPr>
                              <w:jc w:val="center"/>
                              <w:rPr>
                                <w:lang w:val="en-IN"/>
                              </w:rPr>
                            </w:pPr>
                            <w:r>
                              <w:rPr>
                                <w:lang w:val="en-IN"/>
                              </w:rPr>
                              <w:t>Module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57" o:spid="_x0000_s1027" style="position:absolute;margin-left:131.35pt;margin-top:6.3pt;width:63.3pt;height:26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" fillcolor="white [3201]" strokecolor="black [3200]" strokeweight="2pt">
                <v:path arrowok="t"/>
                <v:textbox>
                  <w:txbxContent>
                    <w:p w:rsidR="00165B0F" w:rsidRPr="009A6BEE" w:rsidRDefault="00165B0F" w:rsidP="009A6BEE">
                      <w:pPr>
                        <w:jc w:val="center"/>
                        <w:rPr>
                          <w:lang w:val="en-IN"/>
                        </w:rPr>
                      </w:pPr>
                      <w:r>
                        <w:rPr>
                          <w:lang w:val="en-IN"/>
                        </w:rPr>
                        <w:t>Module A</w:t>
                      </w:r>
                    </w:p>
                  </w:txbxContent>
                </v:textbox>
              </v:rect>
            </w:pict>
          </mc:Fallback>
        </mc:AlternateContent>
      </w:r>
      <w:r>
        <w:rPr>
          <w:rFonts w:ascii="Times New Roman" w:hAnsi="Times New Roman"/>
          <w:noProof/>
          <w:sz w:val="24"/>
          <w:szCs w:val="24"/>
        </w:rPr>
        <mc:AlternateContent>
          <mc:Choice Requires="wps">
            <w:drawing>
              <wp:anchor distT="0" distB="0" distL="114300" distR="114300" simplePos="0" relativeHeight="251679232" behindDoc="0" locked="0" layoutInCell="1" allowOverlap="1">
                <wp:simplePos x="0" y="0"/>
                <wp:positionH relativeFrom="column">
                  <wp:posOffset>3361055</wp:posOffset>
                </wp:positionH>
                <wp:positionV relativeFrom="paragraph">
                  <wp:posOffset>71755</wp:posOffset>
                </wp:positionV>
                <wp:extent cx="770255" cy="321945"/>
                <wp:effectExtent l="0" t="0" r="0" b="1905"/>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0255" cy="321945"/>
                        </a:xfrm>
                        <a:prstGeom prst="rect">
                          <a:avLst/>
                        </a:prstGeom>
                      </wps:spPr>
                      <wps:style>
                        <a:lnRef idx="2">
                          <a:schemeClr val="dk1"/>
                        </a:lnRef>
                        <a:fillRef idx="1">
                          <a:schemeClr val="lt1"/>
                        </a:fillRef>
                        <a:effectRef idx="0">
                          <a:schemeClr val="dk1"/>
                        </a:effectRef>
                        <a:fontRef idx="minor">
                          <a:schemeClr val="dk1"/>
                        </a:fontRef>
                      </wps:style>
                      <wps:txbx>
                        <w:txbxContent>
                          <w:p w:rsidR="00165B0F" w:rsidRPr="00271A46" w:rsidRDefault="00165B0F" w:rsidP="00271A46">
                            <w:pPr>
                              <w:jc w:val="center"/>
                              <w:rPr>
                                <w:lang w:val="en-IN"/>
                              </w:rPr>
                            </w:pPr>
                            <w:r>
                              <w:rPr>
                                <w:lang w:val="en-IN"/>
                              </w:rPr>
                              <w:t>Module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8" o:spid="_x0000_s1028" style="position:absolute;margin-left:264.65pt;margin-top:5.65pt;width:60.65pt;height:25.3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" fillcolor="white [3201]" strokecolor="black [3200]" strokeweight="2pt">
                <v:path arrowok="t"/>
                <v:textbox>
                  <w:txbxContent>
                    <w:p w:rsidR="00165B0F" w:rsidRPr="00271A46" w:rsidRDefault="00165B0F" w:rsidP="00271A46">
                      <w:pPr>
                        <w:jc w:val="center"/>
                        <w:rPr>
                          <w:lang w:val="en-IN"/>
                        </w:rPr>
                      </w:pPr>
                      <w:r>
                        <w:rPr>
                          <w:lang w:val="en-IN"/>
                        </w:rPr>
                        <w:t>Module B</w:t>
                      </w:r>
                    </w:p>
                  </w:txbxContent>
                </v:textbox>
              </v:rect>
            </w:pict>
          </mc:Fallback>
        </mc:AlternateContent>
      </w:r>
    </w:p>
    <w:p w:rsidR="009A6BEE" w:rsidRDefault="00B775BC" w:rsidP="00BC5632">
      <w:pPr>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76160" behindDoc="0" locked="0" layoutInCell="1" allowOverlap="1">
                <wp:simplePos x="0" y="0"/>
                <wp:positionH relativeFrom="column">
                  <wp:posOffset>3395345</wp:posOffset>
                </wp:positionH>
                <wp:positionV relativeFrom="paragraph">
                  <wp:posOffset>64135</wp:posOffset>
                </wp:positionV>
                <wp:extent cx="482600" cy="363855"/>
                <wp:effectExtent l="38100" t="0" r="0" b="74295"/>
                <wp:wrapNone/>
                <wp:docPr id="67" name="Elbow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82600" cy="36385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CC72E5D" id="Elbow Connector 67" o:spid="_x0000_s1026" type="#_x0000_t34" style="position:absolute;margin-left:267.35pt;margin-top:5.05pt;width:38pt;height:28.65pt;flip:x;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" strokecolor="black [3040]">
                <v:stroke endarrow="block"/>
                <o:lock v:ext="edit" shapetype="f"/>
              </v:shape>
            </w:pict>
          </mc:Fallback>
        </mc:AlternateContent>
      </w:r>
      <w:r>
        <w:rPr>
          <w:rFonts w:ascii="Times New Roman" w:hAnsi="Times New Roman"/>
          <w:noProof/>
          <w:sz w:val="24"/>
          <w:szCs w:val="24"/>
        </w:rPr>
        <mc:AlternateContent>
          <mc:Choice Requires="wps">
            <w:drawing>
              <wp:anchor distT="0" distB="0" distL="114300" distR="114300" simplePos="0" relativeHeight="251671040" behindDoc="0" locked="0" layoutInCell="1" allowOverlap="1">
                <wp:simplePos x="0" y="0"/>
                <wp:positionH relativeFrom="column">
                  <wp:posOffset>2023745</wp:posOffset>
                </wp:positionH>
                <wp:positionV relativeFrom="paragraph">
                  <wp:posOffset>98425</wp:posOffset>
                </wp:positionV>
                <wp:extent cx="473710" cy="440055"/>
                <wp:effectExtent l="0" t="0" r="59690" b="74295"/>
                <wp:wrapNone/>
                <wp:docPr id="64" name="Elbow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3710" cy="44005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8AB85A6" id="Elbow Connector 64" o:spid="_x0000_s1026" type="#_x0000_t34" style="position:absolute;margin-left:159.35pt;margin-top:7.75pt;width:37.3pt;height:34.6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" strokecolor="black [3040]">
                <v:stroke endarrow="block"/>
                <o:lock v:ext="edit" shapetype="f"/>
              </v:shape>
            </w:pict>
          </mc:Fallback>
        </mc:AlternateContent>
      </w:r>
      <w:r>
        <w:rPr>
          <w:rFonts w:ascii="Times New Roman" w:hAnsi="Times New Roman"/>
          <w:noProof/>
          <w:sz w:val="24"/>
          <w:szCs w:val="24"/>
        </w:rPr>
        <mc:AlternateContent>
          <mc:Choice Requires="wps">
            <w:drawing>
              <wp:anchor distT="0" distB="0" distL="114300" distR="114300" simplePos="0" relativeHeight="251668992" behindDoc="0" locked="0" layoutInCell="1" allowOverlap="1">
                <wp:simplePos x="0" y="0"/>
                <wp:positionH relativeFrom="column">
                  <wp:posOffset>2513965</wp:posOffset>
                </wp:positionH>
                <wp:positionV relativeFrom="paragraph">
                  <wp:posOffset>267335</wp:posOffset>
                </wp:positionV>
                <wp:extent cx="889000" cy="355600"/>
                <wp:effectExtent l="0" t="0" r="6350" b="635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9000" cy="355600"/>
                        </a:xfrm>
                        <a:prstGeom prst="rect">
                          <a:avLst/>
                        </a:prstGeom>
                      </wps:spPr>
                      <wps:style>
                        <a:lnRef idx="2">
                          <a:schemeClr val="dk1"/>
                        </a:lnRef>
                        <a:fillRef idx="1">
                          <a:schemeClr val="lt1"/>
                        </a:fillRef>
                        <a:effectRef idx="0">
                          <a:schemeClr val="dk1"/>
                        </a:effectRef>
                        <a:fontRef idx="minor">
                          <a:schemeClr val="dk1"/>
                        </a:fontRef>
                      </wps:style>
                      <wps:txbx>
                        <w:txbxContent>
                          <w:p w:rsidR="00165B0F" w:rsidRPr="00271A46" w:rsidRDefault="00165B0F" w:rsidP="00271A46">
                            <w:pPr>
                              <w:jc w:val="center"/>
                              <w:rPr>
                                <w:lang w:val="en-IN"/>
                              </w:rPr>
                            </w:pPr>
                            <w:r>
                              <w:rPr>
                                <w:lang w:val="en-IN"/>
                              </w:rPr>
                              <w:t>Module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60" o:spid="_x0000_s1029" style="position:absolute;margin-left:197.95pt;margin-top:21.05pt;width:70pt;height:28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" fillcolor="white [3201]" strokecolor="black [3200]" strokeweight="2pt">
                <v:path arrowok="t"/>
                <v:textbox>
                  <w:txbxContent>
                    <w:p w:rsidR="00165B0F" w:rsidRPr="00271A46" w:rsidRDefault="00165B0F" w:rsidP="00271A46">
                      <w:pPr>
                        <w:jc w:val="center"/>
                        <w:rPr>
                          <w:lang w:val="en-IN"/>
                        </w:rPr>
                      </w:pPr>
                      <w:r>
                        <w:rPr>
                          <w:lang w:val="en-IN"/>
                        </w:rPr>
                        <w:t>Module C</w:t>
                      </w:r>
                    </w:p>
                  </w:txbxContent>
                </v:textbox>
              </v:rect>
            </w:pict>
          </mc:Fallback>
        </mc:AlternateContent>
      </w:r>
    </w:p>
    <w:p w:rsidR="009A6BEE" w:rsidRDefault="009A6BEE" w:rsidP="00BC5632">
      <w:pPr>
        <w:rPr>
          <w:rFonts w:ascii="Times New Roman" w:hAnsi="Times New Roman"/>
          <w:sz w:val="24"/>
          <w:szCs w:val="24"/>
        </w:rPr>
      </w:pPr>
    </w:p>
    <w:p w:rsidR="00271A46" w:rsidRDefault="00271A46" w:rsidP="00BC5632">
      <w:pPr>
        <w:rPr>
          <w:rFonts w:ascii="Times New Roman" w:hAnsi="Times New Roman"/>
          <w:sz w:val="24"/>
          <w:szCs w:val="24"/>
        </w:rPr>
      </w:pPr>
      <w:r>
        <w:rPr>
          <w:rFonts w:ascii="Times New Roman" w:hAnsi="Times New Roman"/>
          <w:sz w:val="24"/>
          <w:szCs w:val="24"/>
        </w:rPr>
        <w:t>In My Project have many module ,so that I test only one module due to least time .</w:t>
      </w:r>
    </w:p>
    <w:p w:rsidR="00271A46" w:rsidRDefault="00271A46" w:rsidP="00BC5632">
      <w:pPr>
        <w:rPr>
          <w:rFonts w:ascii="Times New Roman" w:hAnsi="Times New Roman"/>
          <w:sz w:val="24"/>
          <w:szCs w:val="24"/>
        </w:rPr>
      </w:pPr>
    </w:p>
    <w:p w:rsidR="00271A46" w:rsidRDefault="00E83B39" w:rsidP="0009008C">
      <w:pPr>
        <w:tabs>
          <w:tab w:val="left" w:pos="4107"/>
        </w:tabs>
        <w:rPr>
          <w:rFonts w:ascii="Times New Roman" w:hAnsi="Times New Roman"/>
          <w:b/>
          <w:sz w:val="32"/>
          <w:szCs w:val="36"/>
          <w:u w:val="single"/>
        </w:rPr>
      </w:pPr>
      <w:r>
        <w:rPr>
          <w:rFonts w:ascii="Times New Roman" w:hAnsi="Times New Roman"/>
          <w:b/>
          <w:sz w:val="32"/>
          <w:szCs w:val="36"/>
          <w:u w:val="single"/>
        </w:rPr>
        <w:t>Poll Information</w:t>
      </w:r>
      <w:r w:rsidR="00271A46">
        <w:rPr>
          <w:rFonts w:ascii="Times New Roman" w:hAnsi="Times New Roman"/>
          <w:b/>
          <w:sz w:val="32"/>
          <w:szCs w:val="36"/>
          <w:u w:val="single"/>
        </w:rPr>
        <w:t>Test</w:t>
      </w:r>
    </w:p>
    <w:p w:rsidR="00BC5632" w:rsidRPr="006D3E33" w:rsidRDefault="00E83B39" w:rsidP="00BC5632">
      <w:pPr>
        <w:rPr>
          <w:rFonts w:ascii="Times New Roman" w:hAnsi="Times New Roman"/>
          <w:b/>
          <w:sz w:val="24"/>
          <w:szCs w:val="24"/>
          <w:u w:val="single"/>
        </w:rPr>
      </w:pPr>
      <w:r w:rsidRPr="00E83B39">
        <w:rPr>
          <w:rFonts w:ascii="Times New Roman" w:hAnsi="Times New Roman"/>
          <w:b/>
          <w:noProof/>
          <w:sz w:val="24"/>
          <w:szCs w:val="24"/>
          <w:u w:val="single"/>
        </w:rPr>
        <w:drawing>
          <wp:inline distT="0" distB="0" distL="0" distR="0" wp14:anchorId="3284B793" wp14:editId="0C97AFD2">
            <wp:extent cx="5943600" cy="26974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97480"/>
                    </a:xfrm>
                    <a:prstGeom prst="rect">
                      <a:avLst/>
                    </a:prstGeom>
                  </pic:spPr>
                </pic:pic>
              </a:graphicData>
            </a:graphic>
          </wp:inline>
        </w:drawing>
      </w:r>
    </w:p>
    <w:p w:rsidR="00235EF7" w:rsidRPr="00ED1435" w:rsidRDefault="00235EF7" w:rsidP="00BC5632">
      <w:pPr>
        <w:rPr>
          <w:rFonts w:ascii="Times New Roman" w:hAnsi="Times New Roman"/>
          <w:b/>
          <w:sz w:val="96"/>
          <w:szCs w:val="36"/>
          <w:u w:val="single"/>
        </w:rPr>
      </w:pPr>
    </w:p>
    <w:p w:rsidR="00BC5632" w:rsidRPr="000B4E47" w:rsidRDefault="00BC5632" w:rsidP="00BC5632">
      <w:pPr>
        <w:rPr>
          <w:rFonts w:ascii="Times New Roman" w:hAnsi="Times New Roman"/>
          <w:sz w:val="144"/>
          <w:szCs w:val="144"/>
        </w:rPr>
      </w:pPr>
      <w:r>
        <w:rPr>
          <w:rFonts w:ascii="Times New Roman" w:hAnsi="Times New Roman"/>
          <w:b/>
          <w:sz w:val="32"/>
          <w:szCs w:val="36"/>
          <w:u w:val="single"/>
        </w:rPr>
        <w:t>BlackBox Test</w:t>
      </w:r>
    </w:p>
    <w:p w:rsidR="00F915FB" w:rsidRDefault="00F915FB" w:rsidP="00BC5632">
      <w:pPr>
        <w:rPr>
          <w:rFonts w:ascii="Times New Roman" w:hAnsi="Times New Roman"/>
          <w:sz w:val="24"/>
          <w:szCs w:val="24"/>
        </w:rPr>
      </w:pPr>
      <w:r>
        <w:rPr>
          <w:rFonts w:ascii="Times New Roman" w:hAnsi="Times New Roman"/>
          <w:sz w:val="24"/>
          <w:szCs w:val="24"/>
        </w:rPr>
        <w:t>Black Box Testing involves only the observation of the output for certain input values,and there is not attempt to analyze the programming code that enables to arrive at those outputs.Therefore,it is also termed “data-driven,input/output driven or requirements based testing”.</w:t>
      </w:r>
    </w:p>
    <w:p w:rsidR="00BC5632" w:rsidRPr="00F915FB" w:rsidRDefault="00F915FB" w:rsidP="00BC5632">
      <w:pPr>
        <w:rPr>
          <w:rFonts w:ascii="Times New Roman" w:hAnsi="Times New Roman"/>
          <w:sz w:val="24"/>
          <w:szCs w:val="24"/>
        </w:rPr>
      </w:pPr>
      <w:r>
        <w:rPr>
          <w:rFonts w:ascii="Times New Roman" w:hAnsi="Times New Roman"/>
          <w:sz w:val="24"/>
          <w:szCs w:val="24"/>
        </w:rPr>
        <w:t xml:space="preserve">Black box testing is also called as”Behavioraltesting”because it only checks the system for certain inputs and doesn’t think about the internal coding.It is concerned with testing the functions of the system.Therefor,it is also called as “Functional Testing”. </w:t>
      </w:r>
    </w:p>
    <w:p w:rsidR="00BC5632" w:rsidRPr="00BC5632" w:rsidRDefault="00B775BC" w:rsidP="00BC5632">
      <w:pPr>
        <w:ind w:firstLine="720"/>
        <w:rPr>
          <w:rFonts w:ascii="Times New Roman" w:hAnsi="Times New Roman"/>
          <w:sz w:val="44"/>
          <w:szCs w:val="44"/>
        </w:rPr>
      </w:pPr>
      <w:r>
        <w:rPr>
          <w:rFonts w:ascii="Times New Roman" w:hAnsi="Times New Roman"/>
          <w:noProof/>
          <w:sz w:val="44"/>
          <w:szCs w:val="44"/>
        </w:rPr>
        <mc:AlternateContent>
          <mc:Choice Requires="wps">
            <w:drawing>
              <wp:anchor distT="0" distB="0" distL="114300" distR="114300" simplePos="0" relativeHeight="251636224" behindDoc="0" locked="0" layoutInCell="1" allowOverlap="1">
                <wp:simplePos x="0" y="0"/>
                <wp:positionH relativeFrom="column">
                  <wp:posOffset>2076450</wp:posOffset>
                </wp:positionH>
                <wp:positionV relativeFrom="paragraph">
                  <wp:posOffset>6350</wp:posOffset>
                </wp:positionV>
                <wp:extent cx="1762125" cy="1514475"/>
                <wp:effectExtent l="0" t="0" r="9525" b="9525"/>
                <wp:wrapNone/>
                <wp:docPr id="3" name="Cub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62125" cy="1514475"/>
                        </a:xfrm>
                        <a:prstGeom prst="cube">
                          <a:avLst/>
                        </a:prstGeom>
                      </wps:spPr>
                      <wps:style>
                        <a:lnRef idx="2">
                          <a:schemeClr val="dk1"/>
                        </a:lnRef>
                        <a:fillRef idx="1">
                          <a:schemeClr val="lt1"/>
                        </a:fillRef>
                        <a:effectRef idx="0">
                          <a:schemeClr val="dk1"/>
                        </a:effectRef>
                        <a:fontRef idx="minor">
                          <a:schemeClr val="dk1"/>
                        </a:fontRef>
                      </wps:style>
                      <wps:txbx>
                        <w:txbxContent>
                          <w:p w:rsidR="00165B0F" w:rsidRPr="0078677C" w:rsidRDefault="00165B0F" w:rsidP="0078677C">
                            <w:pPr>
                              <w:jc w:val="center"/>
                              <w:rPr>
                                <w:sz w:val="28"/>
                                <w:szCs w:val="28"/>
                                <w:lang w:val="en-IN"/>
                              </w:rPr>
                            </w:pPr>
                            <w:r w:rsidRPr="0078677C">
                              <w:rPr>
                                <w:sz w:val="28"/>
                                <w:szCs w:val="28"/>
                                <w:lang w:val="en-IN"/>
                              </w:rPr>
                              <w:t>No view of the code or any other internal parts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3" o:spid="_x0000_s1030" type="#_x0000_t16" style="position:absolute;left:0;text-align:left;margin-left:163.5pt;margin-top:.5pt;width:138.75pt;height:119.2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" fillcolor="white [3201]" strokecolor="black [3200]" strokeweight="2pt">
                <v:path arrowok="t"/>
                <v:textbox>
                  <w:txbxContent>
                    <w:p w:rsidR="00165B0F" w:rsidRPr="0078677C" w:rsidRDefault="00165B0F" w:rsidP="0078677C">
                      <w:pPr>
                        <w:jc w:val="center"/>
                        <w:rPr>
                          <w:sz w:val="28"/>
                          <w:szCs w:val="28"/>
                          <w:lang w:val="en-IN"/>
                        </w:rPr>
                      </w:pPr>
                      <w:r w:rsidRPr="0078677C">
                        <w:rPr>
                          <w:sz w:val="28"/>
                          <w:szCs w:val="28"/>
                          <w:lang w:val="en-IN"/>
                        </w:rPr>
                        <w:t>No view of the code or any other internal parts system</w:t>
                      </w:r>
                    </w:p>
                  </w:txbxContent>
                </v:textbox>
              </v:shape>
            </w:pict>
          </mc:Fallback>
        </mc:AlternateContent>
      </w:r>
      <w:r>
        <w:rPr>
          <w:rFonts w:ascii="Times New Roman" w:hAnsi="Times New Roman"/>
          <w:noProof/>
          <w:color w:val="000000" w:themeColor="text1"/>
        </w:rPr>
        <mc:AlternateContent>
          <mc:Choice Requires="wps">
            <w:drawing>
              <wp:anchor distT="0" distB="0" distL="114300" distR="114300" simplePos="0" relativeHeight="251637248" behindDoc="0" locked="0" layoutInCell="1" allowOverlap="1">
                <wp:simplePos x="0" y="0"/>
                <wp:positionH relativeFrom="column">
                  <wp:posOffset>-447675</wp:posOffset>
                </wp:positionH>
                <wp:positionV relativeFrom="paragraph">
                  <wp:posOffset>549275</wp:posOffset>
                </wp:positionV>
                <wp:extent cx="1743075" cy="511175"/>
                <wp:effectExtent l="0" t="0" r="9525" b="317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3075" cy="511175"/>
                        </a:xfrm>
                        <a:prstGeom prst="rect">
                          <a:avLst/>
                        </a:prstGeom>
                      </wps:spPr>
                      <wps:style>
                        <a:lnRef idx="2">
                          <a:schemeClr val="dk1"/>
                        </a:lnRef>
                        <a:fillRef idx="1">
                          <a:schemeClr val="lt1"/>
                        </a:fillRef>
                        <a:effectRef idx="0">
                          <a:schemeClr val="dk1"/>
                        </a:effectRef>
                        <a:fontRef idx="minor">
                          <a:schemeClr val="dk1"/>
                        </a:fontRef>
                      </wps:style>
                      <wps:txbx>
                        <w:txbxContent>
                          <w:p w:rsidR="00165B0F" w:rsidRPr="0078677C" w:rsidRDefault="00165B0F" w:rsidP="0078677C">
                            <w:pPr>
                              <w:jc w:val="center"/>
                              <w:rPr>
                                <w:sz w:val="28"/>
                                <w:szCs w:val="28"/>
                                <w:lang w:val="en-IN"/>
                              </w:rPr>
                            </w:pPr>
                            <w:r w:rsidRPr="0078677C">
                              <w:rPr>
                                <w:sz w:val="28"/>
                                <w:szCs w:val="28"/>
                                <w:lang w:val="en-IN"/>
                              </w:rPr>
                              <w:t>Input Test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4" o:spid="_x0000_s1031" style="position:absolute;left:0;text-align:left;margin-left:-35.25pt;margin-top:43.25pt;width:137.25pt;height:40.2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" fillcolor="white [3201]" strokecolor="black [3200]" strokeweight="2pt">
                <v:path arrowok="t"/>
                <v:textbox>
                  <w:txbxContent>
                    <w:p w:rsidR="00165B0F" w:rsidRPr="0078677C" w:rsidRDefault="00165B0F" w:rsidP="0078677C">
                      <w:pPr>
                        <w:jc w:val="center"/>
                        <w:rPr>
                          <w:sz w:val="28"/>
                          <w:szCs w:val="28"/>
                          <w:lang w:val="en-IN"/>
                        </w:rPr>
                      </w:pPr>
                      <w:r w:rsidRPr="0078677C">
                        <w:rPr>
                          <w:sz w:val="28"/>
                          <w:szCs w:val="28"/>
                          <w:lang w:val="en-IN"/>
                        </w:rPr>
                        <w:t>Input Test Data</w:t>
                      </w:r>
                    </w:p>
                  </w:txbxContent>
                </v:textbox>
              </v:rect>
            </w:pict>
          </mc:Fallback>
        </mc:AlternateContent>
      </w:r>
    </w:p>
    <w:p w:rsidR="00D31E3B" w:rsidRDefault="00B775BC" w:rsidP="00D87465">
      <w:pPr>
        <w:widowControl w:val="0"/>
        <w:autoSpaceDE w:val="0"/>
        <w:autoSpaceDN w:val="0"/>
        <w:adjustRightInd w:val="0"/>
        <w:spacing w:after="0"/>
        <w:rPr>
          <w:rFonts w:ascii="Times New Roman" w:hAnsi="Times New Roman"/>
          <w:color w:val="000000" w:themeColor="text1"/>
        </w:rPr>
      </w:pPr>
      <w:r>
        <w:rPr>
          <w:rFonts w:ascii="Times New Roman" w:hAnsi="Times New Roman"/>
          <w:noProof/>
          <w:color w:val="000000" w:themeColor="text1"/>
        </w:rPr>
        <mc:AlternateContent>
          <mc:Choice Requires="wps">
            <w:drawing>
              <wp:anchor distT="0" distB="0" distL="114300" distR="114300" simplePos="0" relativeHeight="251639296" behindDoc="0" locked="0" layoutInCell="1" allowOverlap="1">
                <wp:simplePos x="0" y="0"/>
                <wp:positionH relativeFrom="column">
                  <wp:posOffset>4552950</wp:posOffset>
                </wp:positionH>
                <wp:positionV relativeFrom="paragraph">
                  <wp:posOffset>5080</wp:posOffset>
                </wp:positionV>
                <wp:extent cx="1828800" cy="504825"/>
                <wp:effectExtent l="0" t="0" r="0" b="9525"/>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504825"/>
                        </a:xfrm>
                        <a:prstGeom prst="rect">
                          <a:avLst/>
                        </a:prstGeom>
                      </wps:spPr>
                      <wps:style>
                        <a:lnRef idx="2">
                          <a:schemeClr val="dk1"/>
                        </a:lnRef>
                        <a:fillRef idx="1">
                          <a:schemeClr val="lt1"/>
                        </a:fillRef>
                        <a:effectRef idx="0">
                          <a:schemeClr val="dk1"/>
                        </a:effectRef>
                        <a:fontRef idx="minor">
                          <a:schemeClr val="dk1"/>
                        </a:fontRef>
                      </wps:style>
                      <wps:txbx>
                        <w:txbxContent>
                          <w:p w:rsidR="00165B0F" w:rsidRPr="0078677C" w:rsidRDefault="00165B0F" w:rsidP="0078677C">
                            <w:pPr>
                              <w:jc w:val="center"/>
                              <w:rPr>
                                <w:sz w:val="28"/>
                                <w:szCs w:val="28"/>
                                <w:lang w:val="en-IN"/>
                              </w:rPr>
                            </w:pPr>
                            <w:r>
                              <w:rPr>
                                <w:sz w:val="28"/>
                                <w:szCs w:val="28"/>
                                <w:lang w:val="en-IN"/>
                              </w:rPr>
                              <w:t>Output Dat</w:t>
                            </w:r>
                            <w:r w:rsidRPr="0078677C">
                              <w:rPr>
                                <w:sz w:val="28"/>
                                <w:szCs w:val="28"/>
                                <w:lang w:val="en-IN"/>
                              </w:rPr>
                              <w:t>a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11" o:spid="_x0000_s1032" style="position:absolute;margin-left:358.5pt;margin-top:.4pt;width:2in;height:39.7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" fillcolor="white [3201]" strokecolor="black [3200]" strokeweight="2pt">
                <v:path arrowok="t"/>
                <v:textbox>
                  <w:txbxContent>
                    <w:p w:rsidR="00165B0F" w:rsidRPr="0078677C" w:rsidRDefault="00165B0F" w:rsidP="0078677C">
                      <w:pPr>
                        <w:jc w:val="center"/>
                        <w:rPr>
                          <w:sz w:val="28"/>
                          <w:szCs w:val="28"/>
                          <w:lang w:val="en-IN"/>
                        </w:rPr>
                      </w:pPr>
                      <w:r>
                        <w:rPr>
                          <w:sz w:val="28"/>
                          <w:szCs w:val="28"/>
                          <w:lang w:val="en-IN"/>
                        </w:rPr>
                        <w:t>Output Dat</w:t>
                      </w:r>
                      <w:r w:rsidRPr="0078677C">
                        <w:rPr>
                          <w:sz w:val="28"/>
                          <w:szCs w:val="28"/>
                          <w:lang w:val="en-IN"/>
                        </w:rPr>
                        <w:t>a test</w:t>
                      </w:r>
                    </w:p>
                  </w:txbxContent>
                </v:textbox>
              </v:rect>
            </w:pict>
          </mc:Fallback>
        </mc:AlternateContent>
      </w:r>
    </w:p>
    <w:p w:rsidR="00BC5632" w:rsidRDefault="00B775BC" w:rsidP="00D87465">
      <w:pPr>
        <w:widowControl w:val="0"/>
        <w:autoSpaceDE w:val="0"/>
        <w:autoSpaceDN w:val="0"/>
        <w:adjustRightInd w:val="0"/>
        <w:spacing w:after="0"/>
        <w:rPr>
          <w:rFonts w:ascii="Times New Roman" w:hAnsi="Times New Roman"/>
          <w:color w:val="000000" w:themeColor="text1"/>
        </w:rPr>
      </w:pPr>
      <w:r>
        <w:rPr>
          <w:rFonts w:ascii="Times New Roman" w:hAnsi="Times New Roman"/>
          <w:noProof/>
          <w:color w:val="000000" w:themeColor="text1"/>
        </w:rPr>
        <mc:AlternateContent>
          <mc:Choice Requires="wps">
            <w:drawing>
              <wp:anchor distT="0" distB="0" distL="114300" distR="114300" simplePos="0" relativeHeight="251648512" behindDoc="0" locked="0" layoutInCell="1" allowOverlap="1">
                <wp:simplePos x="0" y="0"/>
                <wp:positionH relativeFrom="column">
                  <wp:posOffset>1304925</wp:posOffset>
                </wp:positionH>
                <wp:positionV relativeFrom="paragraph">
                  <wp:posOffset>152400</wp:posOffset>
                </wp:positionV>
                <wp:extent cx="790575" cy="19050"/>
                <wp:effectExtent l="0" t="76200" r="0" b="11430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90575" cy="19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5921BA3" id="Straight Arrow Connector 12" o:spid="_x0000_s1026" type="#_x0000_t32" style="position:absolute;margin-left:102.75pt;margin-top:12pt;width:62.25pt;height:1.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" strokecolor="black [3200]" strokeweight="3pt">
                <v:stroke endarrow="block"/>
                <v:shadow on="t" color="black" opacity="22937f" origin=",.5" offset="0,.63889mm"/>
                <o:lock v:ext="edit" shapetype="f"/>
              </v:shape>
            </w:pict>
          </mc:Fallback>
        </mc:AlternateContent>
      </w:r>
      <w:r>
        <w:rPr>
          <w:rFonts w:ascii="Times New Roman" w:hAnsi="Times New Roman"/>
          <w:noProof/>
          <w:color w:val="000000" w:themeColor="text1"/>
        </w:rPr>
        <mc:AlternateContent>
          <mc:Choice Requires="wps">
            <w:drawing>
              <wp:anchor distT="4294967295" distB="4294967295" distL="114300" distR="114300" simplePos="0" relativeHeight="251652608" behindDoc="0" locked="0" layoutInCell="1" allowOverlap="1">
                <wp:simplePos x="0" y="0"/>
                <wp:positionH relativeFrom="column">
                  <wp:posOffset>3829050</wp:posOffset>
                </wp:positionH>
                <wp:positionV relativeFrom="paragraph">
                  <wp:posOffset>134619</wp:posOffset>
                </wp:positionV>
                <wp:extent cx="752475" cy="0"/>
                <wp:effectExtent l="0" t="95250" r="0" b="13335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5247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3B162CE" id="Straight Arrow Connector 13" o:spid="_x0000_s1026" type="#_x0000_t32" style="position:absolute;margin-left:301.5pt;margin-top:10.6pt;width:59.25pt;height:0;z-index:2516526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" strokecolor="black [3200]" strokeweight="3pt">
                <v:stroke endarrow="block"/>
                <v:shadow on="t" color="black" opacity="22937f" origin=",.5" offset="0,.63889mm"/>
                <o:lock v:ext="edit" shapetype="f"/>
              </v:shape>
            </w:pict>
          </mc:Fallback>
        </mc:AlternateContent>
      </w:r>
    </w:p>
    <w:p w:rsidR="00BC5632" w:rsidRDefault="00BC5632" w:rsidP="00D87465">
      <w:pPr>
        <w:widowControl w:val="0"/>
        <w:autoSpaceDE w:val="0"/>
        <w:autoSpaceDN w:val="0"/>
        <w:adjustRightInd w:val="0"/>
        <w:spacing w:after="0"/>
        <w:rPr>
          <w:rFonts w:ascii="Times New Roman" w:hAnsi="Times New Roman"/>
          <w:color w:val="000000" w:themeColor="text1"/>
        </w:rPr>
      </w:pPr>
    </w:p>
    <w:p w:rsidR="00BC5632" w:rsidRDefault="00BC5632" w:rsidP="00D87465">
      <w:pPr>
        <w:widowControl w:val="0"/>
        <w:autoSpaceDE w:val="0"/>
        <w:autoSpaceDN w:val="0"/>
        <w:adjustRightInd w:val="0"/>
        <w:spacing w:after="0"/>
        <w:rPr>
          <w:rFonts w:ascii="Times New Roman" w:hAnsi="Times New Roman"/>
          <w:color w:val="000000" w:themeColor="text1"/>
        </w:rPr>
      </w:pPr>
    </w:p>
    <w:p w:rsidR="00BC5632" w:rsidRDefault="00BC5632" w:rsidP="00D87465">
      <w:pPr>
        <w:widowControl w:val="0"/>
        <w:autoSpaceDE w:val="0"/>
        <w:autoSpaceDN w:val="0"/>
        <w:adjustRightInd w:val="0"/>
        <w:spacing w:after="0"/>
        <w:rPr>
          <w:rFonts w:ascii="Times New Roman" w:hAnsi="Times New Roman"/>
          <w:color w:val="000000" w:themeColor="text1"/>
        </w:rPr>
      </w:pPr>
    </w:p>
    <w:p w:rsidR="00ED1435" w:rsidRDefault="00ED1435" w:rsidP="00CD6F34">
      <w:pPr>
        <w:rPr>
          <w:rFonts w:ascii="Times New Roman" w:hAnsi="Times New Roman"/>
          <w:b/>
          <w:sz w:val="32"/>
          <w:szCs w:val="36"/>
          <w:u w:val="single"/>
        </w:rPr>
      </w:pPr>
    </w:p>
    <w:p w:rsidR="006144C7" w:rsidRPr="001760B5" w:rsidRDefault="006144C7" w:rsidP="006144C7">
      <w:pPr>
        <w:rPr>
          <w:rFonts w:ascii="Times New Roman" w:hAnsi="Times New Roman"/>
          <w:b/>
          <w:sz w:val="24"/>
          <w:szCs w:val="24"/>
        </w:rPr>
      </w:pPr>
    </w:p>
    <w:p w:rsidR="006144C7" w:rsidRDefault="006144C7" w:rsidP="006144C7">
      <w:pPr>
        <w:widowControl w:val="0"/>
        <w:autoSpaceDE w:val="0"/>
        <w:autoSpaceDN w:val="0"/>
        <w:adjustRightInd w:val="0"/>
        <w:spacing w:after="0"/>
        <w:rPr>
          <w:rFonts w:ascii="Times New Roman" w:hAnsi="Times New Roman"/>
          <w:color w:val="000000" w:themeColor="text1"/>
        </w:rPr>
      </w:pPr>
    </w:p>
    <w:p w:rsidR="00BC5632" w:rsidRDefault="00BC5632" w:rsidP="00D87465">
      <w:pPr>
        <w:widowControl w:val="0"/>
        <w:autoSpaceDE w:val="0"/>
        <w:autoSpaceDN w:val="0"/>
        <w:adjustRightInd w:val="0"/>
        <w:spacing w:after="0"/>
        <w:rPr>
          <w:rFonts w:ascii="Times New Roman" w:hAnsi="Times New Roman"/>
          <w:color w:val="000000" w:themeColor="text1"/>
        </w:rPr>
      </w:pPr>
    </w:p>
    <w:p w:rsidR="00BC5632" w:rsidRDefault="00BC5632" w:rsidP="00D87465">
      <w:pPr>
        <w:widowControl w:val="0"/>
        <w:autoSpaceDE w:val="0"/>
        <w:autoSpaceDN w:val="0"/>
        <w:adjustRightInd w:val="0"/>
        <w:spacing w:after="0"/>
        <w:rPr>
          <w:rFonts w:ascii="Times New Roman" w:hAnsi="Times New Roman"/>
          <w:color w:val="000000" w:themeColor="text1"/>
        </w:rPr>
      </w:pPr>
    </w:p>
    <w:p w:rsidR="00BC5632" w:rsidRDefault="00BC5632" w:rsidP="00D87465">
      <w:pPr>
        <w:widowControl w:val="0"/>
        <w:autoSpaceDE w:val="0"/>
        <w:autoSpaceDN w:val="0"/>
        <w:adjustRightInd w:val="0"/>
        <w:spacing w:after="0"/>
        <w:rPr>
          <w:rFonts w:ascii="Times New Roman" w:hAnsi="Times New Roman"/>
          <w:color w:val="000000" w:themeColor="text1"/>
        </w:rPr>
      </w:pPr>
    </w:p>
    <w:p w:rsidR="00BC5632" w:rsidRDefault="00BC5632" w:rsidP="00D87465">
      <w:pPr>
        <w:widowControl w:val="0"/>
        <w:autoSpaceDE w:val="0"/>
        <w:autoSpaceDN w:val="0"/>
        <w:adjustRightInd w:val="0"/>
        <w:spacing w:after="0"/>
        <w:rPr>
          <w:rFonts w:ascii="Times New Roman" w:hAnsi="Times New Roman"/>
          <w:color w:val="000000" w:themeColor="text1"/>
        </w:rPr>
      </w:pPr>
    </w:p>
    <w:p w:rsidR="00BC5632" w:rsidRDefault="00BC5632" w:rsidP="00D87465">
      <w:pPr>
        <w:widowControl w:val="0"/>
        <w:autoSpaceDE w:val="0"/>
        <w:autoSpaceDN w:val="0"/>
        <w:adjustRightInd w:val="0"/>
        <w:spacing w:after="0"/>
        <w:rPr>
          <w:rFonts w:ascii="Times New Roman" w:hAnsi="Times New Roman"/>
          <w:color w:val="000000" w:themeColor="text1"/>
        </w:rPr>
      </w:pPr>
    </w:p>
    <w:p w:rsidR="00BC5632" w:rsidRDefault="00BC5632" w:rsidP="00D87465">
      <w:pPr>
        <w:widowControl w:val="0"/>
        <w:autoSpaceDE w:val="0"/>
        <w:autoSpaceDN w:val="0"/>
        <w:adjustRightInd w:val="0"/>
        <w:spacing w:after="0"/>
        <w:rPr>
          <w:rFonts w:ascii="Times New Roman" w:hAnsi="Times New Roman"/>
          <w:color w:val="000000" w:themeColor="text1"/>
        </w:rPr>
      </w:pPr>
    </w:p>
    <w:p w:rsidR="00BC5632" w:rsidRDefault="00BC5632" w:rsidP="00D87465">
      <w:pPr>
        <w:widowControl w:val="0"/>
        <w:autoSpaceDE w:val="0"/>
        <w:autoSpaceDN w:val="0"/>
        <w:adjustRightInd w:val="0"/>
        <w:spacing w:after="0"/>
        <w:rPr>
          <w:rFonts w:ascii="Times New Roman" w:hAnsi="Times New Roman"/>
          <w:color w:val="000000" w:themeColor="text1"/>
        </w:rPr>
      </w:pPr>
    </w:p>
    <w:p w:rsidR="00BC5632" w:rsidRDefault="00BC5632" w:rsidP="00D87465">
      <w:pPr>
        <w:widowControl w:val="0"/>
        <w:autoSpaceDE w:val="0"/>
        <w:autoSpaceDN w:val="0"/>
        <w:adjustRightInd w:val="0"/>
        <w:spacing w:after="0"/>
        <w:rPr>
          <w:rFonts w:ascii="Times New Roman" w:hAnsi="Times New Roman"/>
          <w:color w:val="000000" w:themeColor="text1"/>
        </w:rPr>
      </w:pPr>
    </w:p>
    <w:p w:rsidR="00BC5632" w:rsidRDefault="00BC5632" w:rsidP="00D87465">
      <w:pPr>
        <w:widowControl w:val="0"/>
        <w:autoSpaceDE w:val="0"/>
        <w:autoSpaceDN w:val="0"/>
        <w:adjustRightInd w:val="0"/>
        <w:spacing w:after="0"/>
        <w:rPr>
          <w:rFonts w:ascii="Times New Roman" w:hAnsi="Times New Roman"/>
          <w:color w:val="000000" w:themeColor="text1"/>
        </w:rPr>
      </w:pPr>
    </w:p>
    <w:p w:rsidR="00BC5632" w:rsidRDefault="00BC5632" w:rsidP="00D87465">
      <w:pPr>
        <w:widowControl w:val="0"/>
        <w:autoSpaceDE w:val="0"/>
        <w:autoSpaceDN w:val="0"/>
        <w:adjustRightInd w:val="0"/>
        <w:spacing w:after="0"/>
        <w:rPr>
          <w:rFonts w:ascii="Times New Roman" w:hAnsi="Times New Roman"/>
          <w:color w:val="000000" w:themeColor="text1"/>
        </w:rPr>
      </w:pPr>
    </w:p>
    <w:p w:rsidR="00BC5632" w:rsidRDefault="00BC5632" w:rsidP="00D87465">
      <w:pPr>
        <w:widowControl w:val="0"/>
        <w:autoSpaceDE w:val="0"/>
        <w:autoSpaceDN w:val="0"/>
        <w:adjustRightInd w:val="0"/>
        <w:spacing w:after="0"/>
        <w:rPr>
          <w:rFonts w:ascii="Times New Roman" w:hAnsi="Times New Roman"/>
          <w:color w:val="000000" w:themeColor="text1"/>
        </w:rPr>
      </w:pPr>
    </w:p>
    <w:p w:rsidR="00BC5632" w:rsidRDefault="00BC5632" w:rsidP="00D87465">
      <w:pPr>
        <w:widowControl w:val="0"/>
        <w:autoSpaceDE w:val="0"/>
        <w:autoSpaceDN w:val="0"/>
        <w:adjustRightInd w:val="0"/>
        <w:spacing w:after="0"/>
        <w:rPr>
          <w:rFonts w:ascii="Times New Roman" w:hAnsi="Times New Roman"/>
          <w:color w:val="000000" w:themeColor="text1"/>
        </w:rPr>
      </w:pPr>
    </w:p>
    <w:p w:rsidR="00BC5632" w:rsidRDefault="00BC5632" w:rsidP="00D87465">
      <w:pPr>
        <w:widowControl w:val="0"/>
        <w:autoSpaceDE w:val="0"/>
        <w:autoSpaceDN w:val="0"/>
        <w:adjustRightInd w:val="0"/>
        <w:spacing w:after="0"/>
        <w:rPr>
          <w:rFonts w:ascii="Times New Roman" w:hAnsi="Times New Roman"/>
          <w:color w:val="000000" w:themeColor="text1"/>
        </w:rPr>
      </w:pPr>
    </w:p>
    <w:p w:rsidR="00BC5632" w:rsidRDefault="00BC5632" w:rsidP="00D87465">
      <w:pPr>
        <w:widowControl w:val="0"/>
        <w:autoSpaceDE w:val="0"/>
        <w:autoSpaceDN w:val="0"/>
        <w:adjustRightInd w:val="0"/>
        <w:spacing w:after="0"/>
        <w:rPr>
          <w:rFonts w:ascii="Times New Roman" w:hAnsi="Times New Roman"/>
          <w:color w:val="000000" w:themeColor="text1"/>
        </w:rPr>
      </w:pPr>
    </w:p>
    <w:p w:rsidR="00BC5632" w:rsidRDefault="00BC5632" w:rsidP="00D87465">
      <w:pPr>
        <w:widowControl w:val="0"/>
        <w:autoSpaceDE w:val="0"/>
        <w:autoSpaceDN w:val="0"/>
        <w:adjustRightInd w:val="0"/>
        <w:spacing w:after="0"/>
        <w:rPr>
          <w:rFonts w:ascii="Times New Roman" w:hAnsi="Times New Roman"/>
          <w:color w:val="000000" w:themeColor="text1"/>
        </w:rPr>
      </w:pPr>
    </w:p>
    <w:p w:rsidR="00BC5632" w:rsidRDefault="00BC5632" w:rsidP="00D87465">
      <w:pPr>
        <w:widowControl w:val="0"/>
        <w:autoSpaceDE w:val="0"/>
        <w:autoSpaceDN w:val="0"/>
        <w:adjustRightInd w:val="0"/>
        <w:spacing w:after="0"/>
        <w:rPr>
          <w:rFonts w:ascii="Times New Roman" w:hAnsi="Times New Roman"/>
          <w:color w:val="000000" w:themeColor="text1"/>
        </w:rPr>
      </w:pPr>
    </w:p>
    <w:p w:rsidR="00A03522" w:rsidRDefault="00A03522" w:rsidP="00BC5632">
      <w:pPr>
        <w:widowControl w:val="0"/>
        <w:autoSpaceDE w:val="0"/>
        <w:autoSpaceDN w:val="0"/>
        <w:adjustRightInd w:val="0"/>
        <w:spacing w:after="0"/>
        <w:rPr>
          <w:rFonts w:ascii="Times New Roman" w:hAnsi="Times New Roman"/>
          <w:b/>
          <w:sz w:val="130"/>
          <w:szCs w:val="130"/>
        </w:rPr>
      </w:pPr>
    </w:p>
    <w:p w:rsidR="00A03522" w:rsidRDefault="00A03522" w:rsidP="00BC5632">
      <w:pPr>
        <w:widowControl w:val="0"/>
        <w:autoSpaceDE w:val="0"/>
        <w:autoSpaceDN w:val="0"/>
        <w:adjustRightInd w:val="0"/>
        <w:spacing w:after="0"/>
        <w:rPr>
          <w:rFonts w:ascii="Times New Roman" w:hAnsi="Times New Roman"/>
          <w:b/>
          <w:sz w:val="130"/>
          <w:szCs w:val="130"/>
        </w:rPr>
      </w:pPr>
    </w:p>
    <w:p w:rsidR="00A03522" w:rsidRDefault="00A03522" w:rsidP="00BC5632">
      <w:pPr>
        <w:widowControl w:val="0"/>
        <w:autoSpaceDE w:val="0"/>
        <w:autoSpaceDN w:val="0"/>
        <w:adjustRightInd w:val="0"/>
        <w:spacing w:after="0"/>
        <w:rPr>
          <w:rFonts w:ascii="Times New Roman" w:hAnsi="Times New Roman"/>
          <w:b/>
          <w:sz w:val="130"/>
          <w:szCs w:val="130"/>
        </w:rPr>
      </w:pPr>
    </w:p>
    <w:p w:rsidR="00BC5632" w:rsidRDefault="00BC5632" w:rsidP="00A6348C">
      <w:pPr>
        <w:widowControl w:val="0"/>
        <w:autoSpaceDE w:val="0"/>
        <w:autoSpaceDN w:val="0"/>
        <w:adjustRightInd w:val="0"/>
        <w:spacing w:after="0"/>
        <w:jc w:val="center"/>
        <w:rPr>
          <w:rFonts w:ascii="Times New Roman" w:hAnsi="Times New Roman"/>
          <w:b/>
          <w:sz w:val="130"/>
          <w:szCs w:val="130"/>
        </w:rPr>
      </w:pPr>
      <w:r>
        <w:rPr>
          <w:rFonts w:ascii="Times New Roman" w:hAnsi="Times New Roman"/>
          <w:b/>
          <w:sz w:val="130"/>
          <w:szCs w:val="130"/>
        </w:rPr>
        <w:t>DataBase</w:t>
      </w:r>
    </w:p>
    <w:p w:rsidR="00BC5632" w:rsidRDefault="00BC5632" w:rsidP="00A6348C">
      <w:pPr>
        <w:widowControl w:val="0"/>
        <w:autoSpaceDE w:val="0"/>
        <w:autoSpaceDN w:val="0"/>
        <w:adjustRightInd w:val="0"/>
        <w:spacing w:after="0"/>
        <w:jc w:val="center"/>
        <w:rPr>
          <w:rFonts w:ascii="Times New Roman" w:hAnsi="Times New Roman"/>
          <w:b/>
          <w:sz w:val="130"/>
          <w:szCs w:val="130"/>
        </w:rPr>
      </w:pPr>
      <w:r>
        <w:rPr>
          <w:rFonts w:ascii="Times New Roman" w:hAnsi="Times New Roman"/>
          <w:b/>
          <w:sz w:val="130"/>
          <w:szCs w:val="130"/>
        </w:rPr>
        <w:t>Structure</w:t>
      </w:r>
    </w:p>
    <w:p w:rsidR="00BC5632" w:rsidRDefault="00BC5632" w:rsidP="00BC5632">
      <w:pPr>
        <w:widowControl w:val="0"/>
        <w:autoSpaceDE w:val="0"/>
        <w:autoSpaceDN w:val="0"/>
        <w:adjustRightInd w:val="0"/>
        <w:spacing w:after="0"/>
        <w:rPr>
          <w:rFonts w:ascii="Times New Roman" w:hAnsi="Times New Roman"/>
          <w:b/>
          <w:sz w:val="130"/>
          <w:szCs w:val="130"/>
        </w:rPr>
      </w:pPr>
    </w:p>
    <w:p w:rsidR="004D799E" w:rsidRDefault="004D799E" w:rsidP="00EB4A28">
      <w:pPr>
        <w:rPr>
          <w:rFonts w:ascii="Times New Roman" w:hAnsi="Times New Roman"/>
          <w:b/>
          <w:sz w:val="130"/>
          <w:szCs w:val="130"/>
        </w:rPr>
      </w:pPr>
    </w:p>
    <w:p w:rsidR="00A03522" w:rsidRPr="00A03522" w:rsidRDefault="00A03522" w:rsidP="00EB4A28">
      <w:pPr>
        <w:rPr>
          <w:rFonts w:ascii="Times New Roman" w:hAnsi="Times New Roman"/>
          <w:b/>
          <w:sz w:val="72"/>
          <w:szCs w:val="130"/>
        </w:rPr>
      </w:pPr>
    </w:p>
    <w:p w:rsidR="0009008C" w:rsidRPr="00A03522" w:rsidRDefault="0009008C" w:rsidP="00EB4A28">
      <w:pPr>
        <w:rPr>
          <w:rFonts w:ascii="Times New Roman" w:hAnsi="Times New Roman"/>
          <w:b/>
          <w:sz w:val="96"/>
          <w:szCs w:val="24"/>
        </w:rPr>
      </w:pPr>
    </w:p>
    <w:p w:rsidR="00EB4A28" w:rsidRDefault="00EB4A28" w:rsidP="00EB4A28">
      <w:pPr>
        <w:rPr>
          <w:rFonts w:ascii="Times New Roman" w:hAnsi="Times New Roman"/>
          <w:b/>
          <w:sz w:val="24"/>
          <w:szCs w:val="24"/>
        </w:rPr>
      </w:pPr>
      <w:r w:rsidRPr="001760B5">
        <w:rPr>
          <w:rFonts w:ascii="Times New Roman" w:hAnsi="Times New Roman"/>
          <w:b/>
          <w:sz w:val="24"/>
          <w:szCs w:val="24"/>
        </w:rPr>
        <w:t xml:space="preserve">Table </w:t>
      </w:r>
      <w:r>
        <w:rPr>
          <w:rFonts w:ascii="Times New Roman" w:hAnsi="Times New Roman"/>
          <w:b/>
          <w:sz w:val="24"/>
          <w:szCs w:val="24"/>
        </w:rPr>
        <w:t xml:space="preserve">Name: </w:t>
      </w:r>
      <w:r w:rsidR="0069695F">
        <w:rPr>
          <w:rFonts w:ascii="Times New Roman" w:hAnsi="Times New Roman"/>
          <w:b/>
          <w:sz w:val="24"/>
          <w:szCs w:val="24"/>
        </w:rPr>
        <w:t>User Table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82"/>
        <w:gridCol w:w="1373"/>
        <w:gridCol w:w="2961"/>
      </w:tblGrid>
      <w:tr w:rsidR="0069695F" w:rsidRPr="0069695F" w:rsidTr="0069695F">
        <w:trPr>
          <w:tblHeader/>
          <w:tblCellSpacing w:w="15" w:type="dxa"/>
        </w:trPr>
        <w:tc>
          <w:tcPr>
            <w:tcW w:w="0" w:type="auto"/>
            <w:vAlign w:val="center"/>
            <w:hideMark/>
          </w:tcPr>
          <w:p w:rsidR="0069695F" w:rsidRPr="0069695F" w:rsidRDefault="0069695F" w:rsidP="0069695F">
            <w:pPr>
              <w:spacing w:after="0" w:line="240" w:lineRule="auto"/>
              <w:jc w:val="center"/>
              <w:rPr>
                <w:rFonts w:ascii="Times New Roman" w:eastAsia="Times New Roman" w:hAnsi="Times New Roman" w:cs="Times New Roman"/>
                <w:b/>
                <w:bCs/>
                <w:sz w:val="24"/>
                <w:szCs w:val="24"/>
              </w:rPr>
            </w:pPr>
            <w:r w:rsidRPr="0069695F">
              <w:rPr>
                <w:rFonts w:ascii="Times New Roman" w:eastAsia="Times New Roman" w:hAnsi="Times New Roman" w:cs="Times New Roman"/>
                <w:b/>
                <w:bCs/>
                <w:sz w:val="24"/>
                <w:szCs w:val="24"/>
              </w:rPr>
              <w:t>Column Name</w:t>
            </w:r>
          </w:p>
        </w:tc>
        <w:tc>
          <w:tcPr>
            <w:tcW w:w="0" w:type="auto"/>
            <w:vAlign w:val="center"/>
            <w:hideMark/>
          </w:tcPr>
          <w:p w:rsidR="0069695F" w:rsidRPr="0069695F" w:rsidRDefault="0069695F" w:rsidP="0069695F">
            <w:pPr>
              <w:spacing w:after="0" w:line="240" w:lineRule="auto"/>
              <w:jc w:val="center"/>
              <w:rPr>
                <w:rFonts w:ascii="Times New Roman" w:eastAsia="Times New Roman" w:hAnsi="Times New Roman" w:cs="Times New Roman"/>
                <w:b/>
                <w:bCs/>
                <w:sz w:val="24"/>
                <w:szCs w:val="24"/>
              </w:rPr>
            </w:pPr>
            <w:r w:rsidRPr="0069695F">
              <w:rPr>
                <w:rFonts w:ascii="Times New Roman" w:eastAsia="Times New Roman" w:hAnsi="Times New Roman" w:cs="Times New Roman"/>
                <w:b/>
                <w:bCs/>
                <w:sz w:val="24"/>
                <w:szCs w:val="24"/>
              </w:rPr>
              <w:t>Data Type</w:t>
            </w:r>
          </w:p>
        </w:tc>
        <w:tc>
          <w:tcPr>
            <w:tcW w:w="0" w:type="auto"/>
            <w:vAlign w:val="center"/>
            <w:hideMark/>
          </w:tcPr>
          <w:p w:rsidR="0069695F" w:rsidRPr="0069695F" w:rsidRDefault="0069695F" w:rsidP="0069695F">
            <w:pPr>
              <w:spacing w:after="0" w:line="240" w:lineRule="auto"/>
              <w:jc w:val="center"/>
              <w:rPr>
                <w:rFonts w:ascii="Times New Roman" w:eastAsia="Times New Roman" w:hAnsi="Times New Roman" w:cs="Times New Roman"/>
                <w:b/>
                <w:bCs/>
                <w:sz w:val="24"/>
                <w:szCs w:val="24"/>
              </w:rPr>
            </w:pPr>
            <w:r w:rsidRPr="0069695F">
              <w:rPr>
                <w:rFonts w:ascii="Times New Roman" w:eastAsia="Times New Roman" w:hAnsi="Times New Roman" w:cs="Times New Roman"/>
                <w:b/>
                <w:bCs/>
                <w:sz w:val="24"/>
                <w:szCs w:val="24"/>
              </w:rPr>
              <w:t>Constraints</w:t>
            </w:r>
          </w:p>
        </w:tc>
      </w:tr>
      <w:tr w:rsidR="0069695F" w:rsidRPr="0069695F" w:rsidTr="0069695F">
        <w:trPr>
          <w:tblCellSpacing w:w="15" w:type="dxa"/>
        </w:trPr>
        <w:tc>
          <w:tcPr>
            <w:tcW w:w="0" w:type="auto"/>
            <w:vAlign w:val="center"/>
            <w:hideMark/>
          </w:tcPr>
          <w:p w:rsidR="0069695F" w:rsidRPr="0069695F" w:rsidRDefault="0069695F" w:rsidP="0069695F">
            <w:pPr>
              <w:spacing w:after="0" w:line="240" w:lineRule="auto"/>
              <w:rPr>
                <w:rFonts w:ascii="Times New Roman" w:eastAsia="Times New Roman" w:hAnsi="Times New Roman" w:cs="Times New Roman"/>
                <w:sz w:val="24"/>
                <w:szCs w:val="24"/>
              </w:rPr>
            </w:pPr>
            <w:r w:rsidRPr="0069695F">
              <w:rPr>
                <w:rFonts w:ascii="Times New Roman" w:eastAsia="Times New Roman" w:hAnsi="Times New Roman" w:cs="Times New Roman"/>
                <w:sz w:val="24"/>
                <w:szCs w:val="24"/>
              </w:rPr>
              <w:t>id</w:t>
            </w:r>
          </w:p>
        </w:tc>
        <w:tc>
          <w:tcPr>
            <w:tcW w:w="0" w:type="auto"/>
            <w:vAlign w:val="center"/>
            <w:hideMark/>
          </w:tcPr>
          <w:p w:rsidR="0069695F" w:rsidRPr="0069695F" w:rsidRDefault="0069695F" w:rsidP="0069695F">
            <w:pPr>
              <w:spacing w:after="0" w:line="240" w:lineRule="auto"/>
              <w:rPr>
                <w:rFonts w:ascii="Times New Roman" w:eastAsia="Times New Roman" w:hAnsi="Times New Roman" w:cs="Times New Roman"/>
                <w:sz w:val="24"/>
                <w:szCs w:val="24"/>
              </w:rPr>
            </w:pPr>
            <w:r w:rsidRPr="0069695F">
              <w:rPr>
                <w:rFonts w:ascii="Times New Roman" w:eastAsia="Times New Roman" w:hAnsi="Times New Roman" w:cs="Times New Roman"/>
                <w:sz w:val="24"/>
                <w:szCs w:val="24"/>
              </w:rPr>
              <w:t>Integer</w:t>
            </w:r>
          </w:p>
        </w:tc>
        <w:tc>
          <w:tcPr>
            <w:tcW w:w="0" w:type="auto"/>
            <w:vAlign w:val="center"/>
            <w:hideMark/>
          </w:tcPr>
          <w:p w:rsidR="0069695F" w:rsidRPr="0069695F" w:rsidRDefault="0069695F" w:rsidP="0069695F">
            <w:pPr>
              <w:spacing w:after="0" w:line="240" w:lineRule="auto"/>
              <w:rPr>
                <w:rFonts w:ascii="Times New Roman" w:eastAsia="Times New Roman" w:hAnsi="Times New Roman" w:cs="Times New Roman"/>
                <w:sz w:val="24"/>
                <w:szCs w:val="24"/>
              </w:rPr>
            </w:pPr>
            <w:r w:rsidRPr="0069695F">
              <w:rPr>
                <w:rFonts w:ascii="Times New Roman" w:eastAsia="Times New Roman" w:hAnsi="Times New Roman" w:cs="Times New Roman"/>
                <w:sz w:val="24"/>
                <w:szCs w:val="24"/>
              </w:rPr>
              <w:t>Primary Key, Auto Increment</w:t>
            </w:r>
          </w:p>
        </w:tc>
      </w:tr>
      <w:tr w:rsidR="0069695F" w:rsidRPr="0069695F" w:rsidTr="0069695F">
        <w:trPr>
          <w:tblCellSpacing w:w="15" w:type="dxa"/>
        </w:trPr>
        <w:tc>
          <w:tcPr>
            <w:tcW w:w="0" w:type="auto"/>
            <w:vAlign w:val="center"/>
            <w:hideMark/>
          </w:tcPr>
          <w:p w:rsidR="0069695F" w:rsidRPr="0069695F" w:rsidRDefault="0069695F" w:rsidP="0069695F">
            <w:pPr>
              <w:spacing w:after="0" w:line="240" w:lineRule="auto"/>
              <w:rPr>
                <w:rFonts w:ascii="Times New Roman" w:eastAsia="Times New Roman" w:hAnsi="Times New Roman" w:cs="Times New Roman"/>
                <w:sz w:val="24"/>
                <w:szCs w:val="24"/>
              </w:rPr>
            </w:pPr>
            <w:r w:rsidRPr="0069695F">
              <w:rPr>
                <w:rFonts w:ascii="Times New Roman" w:eastAsia="Times New Roman" w:hAnsi="Times New Roman" w:cs="Times New Roman"/>
                <w:sz w:val="24"/>
                <w:szCs w:val="24"/>
              </w:rPr>
              <w:t>username</w:t>
            </w:r>
          </w:p>
        </w:tc>
        <w:tc>
          <w:tcPr>
            <w:tcW w:w="0" w:type="auto"/>
            <w:vAlign w:val="center"/>
            <w:hideMark/>
          </w:tcPr>
          <w:p w:rsidR="0069695F" w:rsidRPr="0069695F" w:rsidRDefault="0069695F" w:rsidP="0069695F">
            <w:pPr>
              <w:spacing w:after="0" w:line="240" w:lineRule="auto"/>
              <w:rPr>
                <w:rFonts w:ascii="Times New Roman" w:eastAsia="Times New Roman" w:hAnsi="Times New Roman" w:cs="Times New Roman"/>
                <w:sz w:val="24"/>
                <w:szCs w:val="24"/>
              </w:rPr>
            </w:pPr>
            <w:r w:rsidRPr="0069695F">
              <w:rPr>
                <w:rFonts w:ascii="Times New Roman" w:eastAsia="Times New Roman" w:hAnsi="Times New Roman" w:cs="Times New Roman"/>
                <w:sz w:val="24"/>
                <w:szCs w:val="24"/>
              </w:rPr>
              <w:t>Varchar(150)</w:t>
            </w:r>
          </w:p>
        </w:tc>
        <w:tc>
          <w:tcPr>
            <w:tcW w:w="0" w:type="auto"/>
            <w:vAlign w:val="center"/>
            <w:hideMark/>
          </w:tcPr>
          <w:p w:rsidR="0069695F" w:rsidRPr="0069695F" w:rsidRDefault="0069695F" w:rsidP="0069695F">
            <w:pPr>
              <w:spacing w:after="0" w:line="240" w:lineRule="auto"/>
              <w:rPr>
                <w:rFonts w:ascii="Times New Roman" w:eastAsia="Times New Roman" w:hAnsi="Times New Roman" w:cs="Times New Roman"/>
                <w:sz w:val="24"/>
                <w:szCs w:val="24"/>
              </w:rPr>
            </w:pPr>
            <w:r w:rsidRPr="0069695F">
              <w:rPr>
                <w:rFonts w:ascii="Times New Roman" w:eastAsia="Times New Roman" w:hAnsi="Times New Roman" w:cs="Times New Roman"/>
                <w:sz w:val="24"/>
                <w:szCs w:val="24"/>
              </w:rPr>
              <w:t>Unique, Not Null</w:t>
            </w:r>
          </w:p>
        </w:tc>
      </w:tr>
      <w:tr w:rsidR="0069695F" w:rsidRPr="0069695F" w:rsidTr="0069695F">
        <w:trPr>
          <w:tblCellSpacing w:w="15" w:type="dxa"/>
        </w:trPr>
        <w:tc>
          <w:tcPr>
            <w:tcW w:w="0" w:type="auto"/>
            <w:vAlign w:val="center"/>
            <w:hideMark/>
          </w:tcPr>
          <w:p w:rsidR="0069695F" w:rsidRPr="0069695F" w:rsidRDefault="0069695F" w:rsidP="0069695F">
            <w:pPr>
              <w:spacing w:after="0" w:line="240" w:lineRule="auto"/>
              <w:rPr>
                <w:rFonts w:ascii="Times New Roman" w:eastAsia="Times New Roman" w:hAnsi="Times New Roman" w:cs="Times New Roman"/>
                <w:sz w:val="24"/>
                <w:szCs w:val="24"/>
              </w:rPr>
            </w:pPr>
            <w:r w:rsidRPr="0069695F">
              <w:rPr>
                <w:rFonts w:ascii="Times New Roman" w:eastAsia="Times New Roman" w:hAnsi="Times New Roman" w:cs="Times New Roman"/>
                <w:sz w:val="24"/>
                <w:szCs w:val="24"/>
              </w:rPr>
              <w:t>email</w:t>
            </w:r>
          </w:p>
        </w:tc>
        <w:tc>
          <w:tcPr>
            <w:tcW w:w="0" w:type="auto"/>
            <w:vAlign w:val="center"/>
            <w:hideMark/>
          </w:tcPr>
          <w:p w:rsidR="0069695F" w:rsidRPr="0069695F" w:rsidRDefault="0069695F" w:rsidP="0069695F">
            <w:pPr>
              <w:spacing w:after="0" w:line="240" w:lineRule="auto"/>
              <w:rPr>
                <w:rFonts w:ascii="Times New Roman" w:eastAsia="Times New Roman" w:hAnsi="Times New Roman" w:cs="Times New Roman"/>
                <w:sz w:val="24"/>
                <w:szCs w:val="24"/>
              </w:rPr>
            </w:pPr>
            <w:r w:rsidRPr="0069695F">
              <w:rPr>
                <w:rFonts w:ascii="Times New Roman" w:eastAsia="Times New Roman" w:hAnsi="Times New Roman" w:cs="Times New Roman"/>
                <w:sz w:val="24"/>
                <w:szCs w:val="24"/>
              </w:rPr>
              <w:t>Varchar(254)</w:t>
            </w:r>
          </w:p>
        </w:tc>
        <w:tc>
          <w:tcPr>
            <w:tcW w:w="0" w:type="auto"/>
            <w:vAlign w:val="center"/>
            <w:hideMark/>
          </w:tcPr>
          <w:p w:rsidR="0069695F" w:rsidRPr="0069695F" w:rsidRDefault="0069695F" w:rsidP="0069695F">
            <w:pPr>
              <w:spacing w:after="0" w:line="240" w:lineRule="auto"/>
              <w:rPr>
                <w:rFonts w:ascii="Times New Roman" w:eastAsia="Times New Roman" w:hAnsi="Times New Roman" w:cs="Times New Roman"/>
                <w:sz w:val="24"/>
                <w:szCs w:val="24"/>
              </w:rPr>
            </w:pPr>
            <w:r w:rsidRPr="0069695F">
              <w:rPr>
                <w:rFonts w:ascii="Times New Roman" w:eastAsia="Times New Roman" w:hAnsi="Times New Roman" w:cs="Times New Roman"/>
                <w:sz w:val="24"/>
                <w:szCs w:val="24"/>
              </w:rPr>
              <w:t>Unique, Not Null</w:t>
            </w:r>
          </w:p>
        </w:tc>
      </w:tr>
      <w:tr w:rsidR="0069695F" w:rsidRPr="0069695F" w:rsidTr="0069695F">
        <w:trPr>
          <w:tblCellSpacing w:w="15" w:type="dxa"/>
        </w:trPr>
        <w:tc>
          <w:tcPr>
            <w:tcW w:w="0" w:type="auto"/>
            <w:vAlign w:val="center"/>
            <w:hideMark/>
          </w:tcPr>
          <w:p w:rsidR="0069695F" w:rsidRPr="0069695F" w:rsidRDefault="0069695F" w:rsidP="0069695F">
            <w:pPr>
              <w:spacing w:after="0" w:line="240" w:lineRule="auto"/>
              <w:rPr>
                <w:rFonts w:ascii="Times New Roman" w:eastAsia="Times New Roman" w:hAnsi="Times New Roman" w:cs="Times New Roman"/>
                <w:sz w:val="24"/>
                <w:szCs w:val="24"/>
              </w:rPr>
            </w:pPr>
            <w:r w:rsidRPr="0069695F">
              <w:rPr>
                <w:rFonts w:ascii="Times New Roman" w:eastAsia="Times New Roman" w:hAnsi="Times New Roman" w:cs="Times New Roman"/>
                <w:sz w:val="24"/>
                <w:szCs w:val="24"/>
              </w:rPr>
              <w:t>password</w:t>
            </w:r>
          </w:p>
        </w:tc>
        <w:tc>
          <w:tcPr>
            <w:tcW w:w="0" w:type="auto"/>
            <w:vAlign w:val="center"/>
            <w:hideMark/>
          </w:tcPr>
          <w:p w:rsidR="0069695F" w:rsidRPr="0069695F" w:rsidRDefault="0069695F" w:rsidP="0069695F">
            <w:pPr>
              <w:spacing w:after="0" w:line="240" w:lineRule="auto"/>
              <w:rPr>
                <w:rFonts w:ascii="Times New Roman" w:eastAsia="Times New Roman" w:hAnsi="Times New Roman" w:cs="Times New Roman"/>
                <w:sz w:val="24"/>
                <w:szCs w:val="24"/>
              </w:rPr>
            </w:pPr>
            <w:r w:rsidRPr="0069695F">
              <w:rPr>
                <w:rFonts w:ascii="Times New Roman" w:eastAsia="Times New Roman" w:hAnsi="Times New Roman" w:cs="Times New Roman"/>
                <w:sz w:val="24"/>
                <w:szCs w:val="24"/>
              </w:rPr>
              <w:t>Varchar(128)</w:t>
            </w:r>
          </w:p>
        </w:tc>
        <w:tc>
          <w:tcPr>
            <w:tcW w:w="0" w:type="auto"/>
            <w:vAlign w:val="center"/>
            <w:hideMark/>
          </w:tcPr>
          <w:p w:rsidR="0069695F" w:rsidRPr="0069695F" w:rsidRDefault="0069695F" w:rsidP="0069695F">
            <w:pPr>
              <w:spacing w:after="0" w:line="240" w:lineRule="auto"/>
              <w:rPr>
                <w:rFonts w:ascii="Times New Roman" w:eastAsia="Times New Roman" w:hAnsi="Times New Roman" w:cs="Times New Roman"/>
                <w:sz w:val="24"/>
                <w:szCs w:val="24"/>
              </w:rPr>
            </w:pPr>
            <w:r w:rsidRPr="0069695F">
              <w:rPr>
                <w:rFonts w:ascii="Times New Roman" w:eastAsia="Times New Roman" w:hAnsi="Times New Roman" w:cs="Times New Roman"/>
                <w:sz w:val="24"/>
                <w:szCs w:val="24"/>
              </w:rPr>
              <w:t>Not Null</w:t>
            </w:r>
          </w:p>
        </w:tc>
      </w:tr>
      <w:tr w:rsidR="0069695F" w:rsidRPr="0069695F" w:rsidTr="0069695F">
        <w:trPr>
          <w:tblCellSpacing w:w="15" w:type="dxa"/>
        </w:trPr>
        <w:tc>
          <w:tcPr>
            <w:tcW w:w="0" w:type="auto"/>
            <w:vAlign w:val="center"/>
            <w:hideMark/>
          </w:tcPr>
          <w:p w:rsidR="0069695F" w:rsidRPr="0069695F" w:rsidRDefault="0069695F" w:rsidP="0069695F">
            <w:pPr>
              <w:spacing w:after="0" w:line="240" w:lineRule="auto"/>
              <w:rPr>
                <w:rFonts w:ascii="Times New Roman" w:eastAsia="Times New Roman" w:hAnsi="Times New Roman" w:cs="Times New Roman"/>
                <w:sz w:val="24"/>
                <w:szCs w:val="24"/>
              </w:rPr>
            </w:pPr>
            <w:r w:rsidRPr="0069695F">
              <w:rPr>
                <w:rFonts w:ascii="Times New Roman" w:eastAsia="Times New Roman" w:hAnsi="Times New Roman" w:cs="Times New Roman"/>
                <w:sz w:val="24"/>
                <w:szCs w:val="24"/>
              </w:rPr>
              <w:t>is_staff</w:t>
            </w:r>
          </w:p>
        </w:tc>
        <w:tc>
          <w:tcPr>
            <w:tcW w:w="0" w:type="auto"/>
            <w:vAlign w:val="center"/>
            <w:hideMark/>
          </w:tcPr>
          <w:p w:rsidR="0069695F" w:rsidRPr="0069695F" w:rsidRDefault="0069695F" w:rsidP="0069695F">
            <w:pPr>
              <w:spacing w:after="0" w:line="240" w:lineRule="auto"/>
              <w:rPr>
                <w:rFonts w:ascii="Times New Roman" w:eastAsia="Times New Roman" w:hAnsi="Times New Roman" w:cs="Times New Roman"/>
                <w:sz w:val="24"/>
                <w:szCs w:val="24"/>
              </w:rPr>
            </w:pPr>
            <w:r w:rsidRPr="0069695F">
              <w:rPr>
                <w:rFonts w:ascii="Times New Roman" w:eastAsia="Times New Roman" w:hAnsi="Times New Roman" w:cs="Times New Roman"/>
                <w:sz w:val="24"/>
                <w:szCs w:val="24"/>
              </w:rPr>
              <w:t>Boolean</w:t>
            </w:r>
          </w:p>
        </w:tc>
        <w:tc>
          <w:tcPr>
            <w:tcW w:w="0" w:type="auto"/>
            <w:vAlign w:val="center"/>
            <w:hideMark/>
          </w:tcPr>
          <w:p w:rsidR="0069695F" w:rsidRPr="0069695F" w:rsidRDefault="0069695F" w:rsidP="0069695F">
            <w:pPr>
              <w:spacing w:after="0" w:line="240" w:lineRule="auto"/>
              <w:rPr>
                <w:rFonts w:ascii="Times New Roman" w:eastAsia="Times New Roman" w:hAnsi="Times New Roman" w:cs="Times New Roman"/>
                <w:sz w:val="24"/>
                <w:szCs w:val="24"/>
              </w:rPr>
            </w:pPr>
            <w:r w:rsidRPr="0069695F">
              <w:rPr>
                <w:rFonts w:ascii="Times New Roman" w:eastAsia="Times New Roman" w:hAnsi="Times New Roman" w:cs="Times New Roman"/>
                <w:sz w:val="24"/>
                <w:szCs w:val="24"/>
              </w:rPr>
              <w:t>Default: False</w:t>
            </w:r>
          </w:p>
        </w:tc>
      </w:tr>
      <w:tr w:rsidR="0069695F" w:rsidRPr="0069695F" w:rsidTr="0069695F">
        <w:trPr>
          <w:tblCellSpacing w:w="15" w:type="dxa"/>
        </w:trPr>
        <w:tc>
          <w:tcPr>
            <w:tcW w:w="0" w:type="auto"/>
            <w:vAlign w:val="center"/>
            <w:hideMark/>
          </w:tcPr>
          <w:p w:rsidR="0069695F" w:rsidRPr="0069695F" w:rsidRDefault="0069695F" w:rsidP="0069695F">
            <w:pPr>
              <w:spacing w:after="0" w:line="240" w:lineRule="auto"/>
              <w:rPr>
                <w:rFonts w:ascii="Times New Roman" w:eastAsia="Times New Roman" w:hAnsi="Times New Roman" w:cs="Times New Roman"/>
                <w:sz w:val="24"/>
                <w:szCs w:val="24"/>
              </w:rPr>
            </w:pPr>
            <w:r w:rsidRPr="0069695F">
              <w:rPr>
                <w:rFonts w:ascii="Times New Roman" w:eastAsia="Times New Roman" w:hAnsi="Times New Roman" w:cs="Times New Roman"/>
                <w:sz w:val="24"/>
                <w:szCs w:val="24"/>
              </w:rPr>
              <w:t>is_superuser</w:t>
            </w:r>
          </w:p>
        </w:tc>
        <w:tc>
          <w:tcPr>
            <w:tcW w:w="0" w:type="auto"/>
            <w:vAlign w:val="center"/>
            <w:hideMark/>
          </w:tcPr>
          <w:p w:rsidR="0069695F" w:rsidRPr="0069695F" w:rsidRDefault="0069695F" w:rsidP="0069695F">
            <w:pPr>
              <w:spacing w:after="0" w:line="240" w:lineRule="auto"/>
              <w:rPr>
                <w:rFonts w:ascii="Times New Roman" w:eastAsia="Times New Roman" w:hAnsi="Times New Roman" w:cs="Times New Roman"/>
                <w:sz w:val="24"/>
                <w:szCs w:val="24"/>
              </w:rPr>
            </w:pPr>
            <w:r w:rsidRPr="0069695F">
              <w:rPr>
                <w:rFonts w:ascii="Times New Roman" w:eastAsia="Times New Roman" w:hAnsi="Times New Roman" w:cs="Times New Roman"/>
                <w:sz w:val="24"/>
                <w:szCs w:val="24"/>
              </w:rPr>
              <w:t>Boolean</w:t>
            </w:r>
          </w:p>
        </w:tc>
        <w:tc>
          <w:tcPr>
            <w:tcW w:w="0" w:type="auto"/>
            <w:vAlign w:val="center"/>
            <w:hideMark/>
          </w:tcPr>
          <w:p w:rsidR="0069695F" w:rsidRPr="0069695F" w:rsidRDefault="0069695F" w:rsidP="0069695F">
            <w:pPr>
              <w:spacing w:after="0" w:line="240" w:lineRule="auto"/>
              <w:rPr>
                <w:rFonts w:ascii="Times New Roman" w:eastAsia="Times New Roman" w:hAnsi="Times New Roman" w:cs="Times New Roman"/>
                <w:sz w:val="24"/>
                <w:szCs w:val="24"/>
              </w:rPr>
            </w:pPr>
            <w:r w:rsidRPr="0069695F">
              <w:rPr>
                <w:rFonts w:ascii="Times New Roman" w:eastAsia="Times New Roman" w:hAnsi="Times New Roman" w:cs="Times New Roman"/>
                <w:sz w:val="24"/>
                <w:szCs w:val="24"/>
              </w:rPr>
              <w:t>Default: False</w:t>
            </w:r>
          </w:p>
        </w:tc>
      </w:tr>
      <w:tr w:rsidR="0069695F" w:rsidRPr="0069695F" w:rsidTr="0069695F">
        <w:trPr>
          <w:tblCellSpacing w:w="15" w:type="dxa"/>
        </w:trPr>
        <w:tc>
          <w:tcPr>
            <w:tcW w:w="0" w:type="auto"/>
            <w:vAlign w:val="center"/>
            <w:hideMark/>
          </w:tcPr>
          <w:p w:rsidR="0069695F" w:rsidRPr="0069695F" w:rsidRDefault="0069695F" w:rsidP="0069695F">
            <w:pPr>
              <w:spacing w:after="0" w:line="240" w:lineRule="auto"/>
              <w:rPr>
                <w:rFonts w:ascii="Times New Roman" w:eastAsia="Times New Roman" w:hAnsi="Times New Roman" w:cs="Times New Roman"/>
                <w:sz w:val="24"/>
                <w:szCs w:val="24"/>
              </w:rPr>
            </w:pPr>
            <w:r w:rsidRPr="0069695F">
              <w:rPr>
                <w:rFonts w:ascii="Times New Roman" w:eastAsia="Times New Roman" w:hAnsi="Times New Roman" w:cs="Times New Roman"/>
                <w:sz w:val="24"/>
                <w:szCs w:val="24"/>
              </w:rPr>
              <w:t>date_joined</w:t>
            </w:r>
          </w:p>
        </w:tc>
        <w:tc>
          <w:tcPr>
            <w:tcW w:w="0" w:type="auto"/>
            <w:vAlign w:val="center"/>
            <w:hideMark/>
          </w:tcPr>
          <w:p w:rsidR="0069695F" w:rsidRPr="0069695F" w:rsidRDefault="0069695F" w:rsidP="0069695F">
            <w:pPr>
              <w:spacing w:after="0" w:line="240" w:lineRule="auto"/>
              <w:rPr>
                <w:rFonts w:ascii="Times New Roman" w:eastAsia="Times New Roman" w:hAnsi="Times New Roman" w:cs="Times New Roman"/>
                <w:sz w:val="24"/>
                <w:szCs w:val="24"/>
              </w:rPr>
            </w:pPr>
            <w:r w:rsidRPr="0069695F">
              <w:rPr>
                <w:rFonts w:ascii="Times New Roman" w:eastAsia="Times New Roman" w:hAnsi="Times New Roman" w:cs="Times New Roman"/>
                <w:sz w:val="24"/>
                <w:szCs w:val="24"/>
              </w:rPr>
              <w:t>DateTime</w:t>
            </w:r>
          </w:p>
        </w:tc>
        <w:tc>
          <w:tcPr>
            <w:tcW w:w="0" w:type="auto"/>
            <w:vAlign w:val="center"/>
            <w:hideMark/>
          </w:tcPr>
          <w:p w:rsidR="0069695F" w:rsidRPr="0069695F" w:rsidRDefault="0069695F" w:rsidP="0069695F">
            <w:pPr>
              <w:spacing w:after="0" w:line="240" w:lineRule="auto"/>
              <w:rPr>
                <w:rFonts w:ascii="Times New Roman" w:eastAsia="Times New Roman" w:hAnsi="Times New Roman" w:cs="Times New Roman"/>
                <w:sz w:val="24"/>
                <w:szCs w:val="24"/>
              </w:rPr>
            </w:pPr>
            <w:r w:rsidRPr="0069695F">
              <w:rPr>
                <w:rFonts w:ascii="Times New Roman" w:eastAsia="Times New Roman" w:hAnsi="Times New Roman" w:cs="Times New Roman"/>
                <w:sz w:val="24"/>
                <w:szCs w:val="24"/>
              </w:rPr>
              <w:t>Not Null</w:t>
            </w:r>
          </w:p>
        </w:tc>
      </w:tr>
    </w:tbl>
    <w:p w:rsidR="0069695F" w:rsidRPr="001760B5" w:rsidRDefault="0069695F" w:rsidP="00EB4A28">
      <w:pPr>
        <w:rPr>
          <w:rFonts w:ascii="Times New Roman" w:hAnsi="Times New Roman"/>
          <w:b/>
          <w:sz w:val="24"/>
          <w:szCs w:val="24"/>
        </w:rPr>
      </w:pPr>
    </w:p>
    <w:p w:rsidR="00BC5632" w:rsidRPr="001760B5" w:rsidRDefault="00BC5632" w:rsidP="00BC5632">
      <w:pPr>
        <w:rPr>
          <w:rFonts w:ascii="Times New Roman" w:hAnsi="Times New Roman"/>
          <w:b/>
          <w:sz w:val="24"/>
          <w:szCs w:val="24"/>
        </w:rPr>
      </w:pPr>
      <w:r w:rsidRPr="001760B5">
        <w:rPr>
          <w:rFonts w:ascii="Times New Roman" w:hAnsi="Times New Roman"/>
          <w:b/>
          <w:sz w:val="24"/>
          <w:szCs w:val="24"/>
        </w:rPr>
        <w:t xml:space="preserve">Table </w:t>
      </w:r>
      <w:r>
        <w:rPr>
          <w:rFonts w:ascii="Times New Roman" w:hAnsi="Times New Roman"/>
          <w:b/>
          <w:sz w:val="24"/>
          <w:szCs w:val="24"/>
        </w:rPr>
        <w:t xml:space="preserve">Name: </w:t>
      </w:r>
      <w:r w:rsidR="0069695F" w:rsidRPr="0069695F">
        <w:rPr>
          <w:b/>
          <w:sz w:val="24"/>
        </w:rPr>
        <w:t>Poll</w:t>
      </w:r>
      <w:r w:rsidR="0069695F" w:rsidRPr="0069695F">
        <w:rPr>
          <w:sz w:val="24"/>
        </w:rPr>
        <w:t xml:space="preserve"> </w:t>
      </w:r>
      <w:r w:rsidR="0069695F" w:rsidRPr="0069695F">
        <w:rPr>
          <w:b/>
          <w:sz w:val="24"/>
        </w:rPr>
        <w:t>Table</w:t>
      </w:r>
    </w:p>
    <w:p w:rsidR="00BC5632" w:rsidRDefault="003867AD" w:rsidP="00BC5632">
      <w:pPr>
        <w:widowControl w:val="0"/>
        <w:autoSpaceDE w:val="0"/>
        <w:autoSpaceDN w:val="0"/>
        <w:adjustRightInd w:val="0"/>
        <w:spacing w:after="0"/>
        <w:rPr>
          <w:rFonts w:ascii="Times New Roman" w:hAnsi="Times New Roman"/>
          <w:color w:val="000000" w:themeColor="text1"/>
        </w:rPr>
      </w:pPr>
      <w:r w:rsidRPr="003867AD">
        <w:rPr>
          <w:rFonts w:ascii="Times New Roman" w:hAnsi="Times New Roman"/>
          <w:noProof/>
          <w:color w:val="000000" w:themeColor="text1"/>
        </w:rPr>
        <w:drawing>
          <wp:inline distT="0" distB="0" distL="0" distR="0" wp14:anchorId="5699CE3E" wp14:editId="675B0C4F">
            <wp:extent cx="5943600" cy="1945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45005"/>
                    </a:xfrm>
                    <a:prstGeom prst="rect">
                      <a:avLst/>
                    </a:prstGeom>
                  </pic:spPr>
                </pic:pic>
              </a:graphicData>
            </a:graphic>
          </wp:inline>
        </w:drawing>
      </w:r>
    </w:p>
    <w:p w:rsidR="0069695F" w:rsidRPr="00475F24" w:rsidRDefault="0069695F" w:rsidP="00BC5632">
      <w:pPr>
        <w:widowControl w:val="0"/>
        <w:autoSpaceDE w:val="0"/>
        <w:autoSpaceDN w:val="0"/>
        <w:adjustRightInd w:val="0"/>
        <w:spacing w:after="0"/>
        <w:rPr>
          <w:rFonts w:ascii="Times New Roman" w:hAnsi="Times New Roman"/>
          <w:color w:val="000000" w:themeColor="text1"/>
        </w:rPr>
      </w:pPr>
    </w:p>
    <w:p w:rsidR="00B25F0F" w:rsidRDefault="00B25F0F" w:rsidP="00B25F0F">
      <w:pPr>
        <w:rPr>
          <w:b/>
          <w:sz w:val="24"/>
        </w:rPr>
      </w:pPr>
      <w:r w:rsidRPr="001760B5">
        <w:rPr>
          <w:rFonts w:ascii="Times New Roman" w:hAnsi="Times New Roman"/>
          <w:b/>
          <w:sz w:val="24"/>
          <w:szCs w:val="24"/>
        </w:rPr>
        <w:t xml:space="preserve">Table </w:t>
      </w:r>
      <w:r>
        <w:rPr>
          <w:rFonts w:ascii="Times New Roman" w:hAnsi="Times New Roman"/>
          <w:b/>
          <w:sz w:val="24"/>
          <w:szCs w:val="24"/>
        </w:rPr>
        <w:t xml:space="preserve">Name: </w:t>
      </w:r>
      <w:r w:rsidR="003867AD" w:rsidRPr="003867AD">
        <w:rPr>
          <w:b/>
          <w:sz w:val="24"/>
        </w:rPr>
        <w:t>Poll Option Table</w:t>
      </w:r>
    </w:p>
    <w:p w:rsidR="003867AD" w:rsidRPr="001760B5" w:rsidRDefault="003867AD" w:rsidP="00B25F0F">
      <w:pPr>
        <w:rPr>
          <w:rFonts w:ascii="Times New Roman" w:hAnsi="Times New Roman"/>
          <w:b/>
          <w:sz w:val="24"/>
          <w:szCs w:val="24"/>
        </w:rPr>
      </w:pPr>
      <w:r w:rsidRPr="003867AD">
        <w:rPr>
          <w:rFonts w:ascii="Times New Roman" w:hAnsi="Times New Roman"/>
          <w:b/>
          <w:noProof/>
          <w:sz w:val="24"/>
          <w:szCs w:val="24"/>
        </w:rPr>
        <w:drawing>
          <wp:inline distT="0" distB="0" distL="0" distR="0" wp14:anchorId="07371E2C" wp14:editId="3A541E18">
            <wp:extent cx="5943600" cy="14236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23670"/>
                    </a:xfrm>
                    <a:prstGeom prst="rect">
                      <a:avLst/>
                    </a:prstGeom>
                  </pic:spPr>
                </pic:pic>
              </a:graphicData>
            </a:graphic>
          </wp:inline>
        </w:drawing>
      </w:r>
    </w:p>
    <w:p w:rsidR="003867AD" w:rsidRDefault="003867AD" w:rsidP="00B25F0F">
      <w:pPr>
        <w:rPr>
          <w:rFonts w:ascii="Times New Roman" w:hAnsi="Times New Roman"/>
          <w:b/>
          <w:sz w:val="24"/>
          <w:szCs w:val="24"/>
        </w:rPr>
      </w:pPr>
    </w:p>
    <w:p w:rsidR="003867AD" w:rsidRPr="003867AD" w:rsidRDefault="003867AD" w:rsidP="00B25F0F">
      <w:pPr>
        <w:rPr>
          <w:rFonts w:ascii="Times New Roman" w:hAnsi="Times New Roman"/>
          <w:b/>
          <w:sz w:val="96"/>
          <w:szCs w:val="24"/>
        </w:rPr>
      </w:pPr>
    </w:p>
    <w:p w:rsidR="00B25F0F" w:rsidRDefault="00B25F0F" w:rsidP="00B25F0F">
      <w:pPr>
        <w:rPr>
          <w:b/>
          <w:sz w:val="24"/>
        </w:rPr>
      </w:pPr>
      <w:r w:rsidRPr="001760B5">
        <w:rPr>
          <w:rFonts w:ascii="Times New Roman" w:hAnsi="Times New Roman"/>
          <w:b/>
          <w:sz w:val="24"/>
          <w:szCs w:val="24"/>
        </w:rPr>
        <w:t xml:space="preserve">Table </w:t>
      </w:r>
      <w:r w:rsidR="00696D98">
        <w:rPr>
          <w:rFonts w:ascii="Times New Roman" w:hAnsi="Times New Roman"/>
          <w:b/>
          <w:sz w:val="24"/>
          <w:szCs w:val="24"/>
        </w:rPr>
        <w:t xml:space="preserve">Name: </w:t>
      </w:r>
      <w:r w:rsidR="003867AD" w:rsidRPr="003867AD">
        <w:rPr>
          <w:b/>
          <w:sz w:val="24"/>
        </w:rPr>
        <w:t>Vote Table</w:t>
      </w:r>
    </w:p>
    <w:p w:rsidR="003867AD" w:rsidRPr="001760B5" w:rsidRDefault="003867AD" w:rsidP="00B25F0F">
      <w:pPr>
        <w:rPr>
          <w:rFonts w:ascii="Times New Roman" w:hAnsi="Times New Roman"/>
          <w:b/>
          <w:sz w:val="24"/>
          <w:szCs w:val="24"/>
        </w:rPr>
      </w:pPr>
      <w:r w:rsidRPr="003867AD">
        <w:rPr>
          <w:rFonts w:ascii="Times New Roman" w:hAnsi="Times New Roman"/>
          <w:b/>
          <w:noProof/>
          <w:sz w:val="24"/>
          <w:szCs w:val="24"/>
        </w:rPr>
        <w:drawing>
          <wp:inline distT="0" distB="0" distL="0" distR="0" wp14:anchorId="2ABE39FE" wp14:editId="0F274691">
            <wp:extent cx="5943600" cy="17024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02435"/>
                    </a:xfrm>
                    <a:prstGeom prst="rect">
                      <a:avLst/>
                    </a:prstGeom>
                  </pic:spPr>
                </pic:pic>
              </a:graphicData>
            </a:graphic>
          </wp:inline>
        </w:drawing>
      </w:r>
    </w:p>
    <w:p w:rsidR="00696D98" w:rsidRPr="001760B5" w:rsidRDefault="00696D98" w:rsidP="00696D98">
      <w:pPr>
        <w:rPr>
          <w:rFonts w:ascii="Times New Roman" w:hAnsi="Times New Roman"/>
          <w:b/>
          <w:sz w:val="24"/>
          <w:szCs w:val="24"/>
        </w:rPr>
      </w:pPr>
      <w:r w:rsidRPr="001760B5">
        <w:rPr>
          <w:rFonts w:ascii="Times New Roman" w:hAnsi="Times New Roman"/>
          <w:b/>
          <w:sz w:val="24"/>
          <w:szCs w:val="24"/>
        </w:rPr>
        <w:t xml:space="preserve">Table </w:t>
      </w:r>
      <w:r>
        <w:rPr>
          <w:rFonts w:ascii="Times New Roman" w:hAnsi="Times New Roman"/>
          <w:b/>
          <w:sz w:val="24"/>
          <w:szCs w:val="24"/>
        </w:rPr>
        <w:t xml:space="preserve">Name: </w:t>
      </w:r>
      <w:r w:rsidR="003867AD" w:rsidRPr="003867AD">
        <w:rPr>
          <w:b/>
          <w:sz w:val="24"/>
        </w:rPr>
        <w:t>User Profile Table</w:t>
      </w:r>
    </w:p>
    <w:p w:rsidR="00EB4A28" w:rsidRPr="003867AD" w:rsidRDefault="003867AD" w:rsidP="003867AD">
      <w:pPr>
        <w:rPr>
          <w:rFonts w:ascii="Times New Roman" w:hAnsi="Times New Roman"/>
          <w:b/>
          <w:sz w:val="24"/>
          <w:szCs w:val="24"/>
        </w:rPr>
      </w:pPr>
      <w:r w:rsidRPr="003867AD">
        <w:rPr>
          <w:rFonts w:ascii="Times New Roman" w:hAnsi="Times New Roman"/>
          <w:b/>
          <w:noProof/>
          <w:sz w:val="24"/>
          <w:szCs w:val="24"/>
        </w:rPr>
        <w:drawing>
          <wp:inline distT="0" distB="0" distL="0" distR="0" wp14:anchorId="01E39338" wp14:editId="5A1B2F5C">
            <wp:extent cx="5943600" cy="13849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84935"/>
                    </a:xfrm>
                    <a:prstGeom prst="rect">
                      <a:avLst/>
                    </a:prstGeom>
                  </pic:spPr>
                </pic:pic>
              </a:graphicData>
            </a:graphic>
          </wp:inline>
        </w:drawing>
      </w:r>
    </w:p>
    <w:p w:rsidR="003867AD" w:rsidRDefault="003867AD" w:rsidP="003867AD">
      <w:pPr>
        <w:pStyle w:val="Heading3"/>
        <w:rPr>
          <w:rStyle w:val="Strong"/>
          <w:b/>
          <w:bCs/>
        </w:rPr>
      </w:pPr>
    </w:p>
    <w:p w:rsidR="003867AD" w:rsidRDefault="003867AD" w:rsidP="003867AD">
      <w:pPr>
        <w:pStyle w:val="Heading3"/>
      </w:pPr>
      <w:r>
        <w:rPr>
          <w:rStyle w:val="Strong"/>
          <w:b/>
          <w:bCs/>
        </w:rPr>
        <w:t>Relationships between Tables</w:t>
      </w:r>
    </w:p>
    <w:p w:rsidR="003867AD" w:rsidRDefault="003867AD" w:rsidP="003867AD">
      <w:pPr>
        <w:numPr>
          <w:ilvl w:val="0"/>
          <w:numId w:val="27"/>
        </w:numPr>
        <w:spacing w:before="100" w:beforeAutospacing="1" w:after="100" w:afterAutospacing="1" w:line="240" w:lineRule="auto"/>
      </w:pPr>
      <w:r>
        <w:rPr>
          <w:rStyle w:val="Strong"/>
        </w:rPr>
        <w:t>User - Poll</w:t>
      </w:r>
      <w:r>
        <w:t xml:space="preserve">: One user can create many polls, but a poll is created by one user. This is a </w:t>
      </w:r>
      <w:r>
        <w:rPr>
          <w:rStyle w:val="Strong"/>
        </w:rPr>
        <w:t>one-to-many</w:t>
      </w:r>
      <w:r>
        <w:t xml:space="preserve"> relationship (</w:t>
      </w:r>
      <w:r>
        <w:rPr>
          <w:rStyle w:val="HTMLCode"/>
          <w:rFonts w:eastAsiaTheme="minorHAnsi"/>
        </w:rPr>
        <w:t>User</w:t>
      </w:r>
      <w:r>
        <w:t xml:space="preserve"> → </w:t>
      </w:r>
      <w:r>
        <w:rPr>
          <w:rStyle w:val="HTMLCode"/>
          <w:rFonts w:eastAsiaTheme="minorHAnsi"/>
        </w:rPr>
        <w:t>Poll</w:t>
      </w:r>
      <w:r>
        <w:t>).</w:t>
      </w:r>
    </w:p>
    <w:p w:rsidR="003867AD" w:rsidRDefault="003867AD" w:rsidP="003867AD">
      <w:pPr>
        <w:numPr>
          <w:ilvl w:val="0"/>
          <w:numId w:val="27"/>
        </w:numPr>
        <w:spacing w:before="100" w:beforeAutospacing="1" w:after="100" w:afterAutospacing="1" w:line="240" w:lineRule="auto"/>
      </w:pPr>
      <w:r>
        <w:rPr>
          <w:rStyle w:val="Strong"/>
        </w:rPr>
        <w:t>Poll - PollOption</w:t>
      </w:r>
      <w:r>
        <w:t xml:space="preserve">: Each poll has multiple options. This is a </w:t>
      </w:r>
      <w:r>
        <w:rPr>
          <w:rStyle w:val="Strong"/>
        </w:rPr>
        <w:t>one-to-many</w:t>
      </w:r>
      <w:r>
        <w:t xml:space="preserve"> relationship (</w:t>
      </w:r>
      <w:r>
        <w:rPr>
          <w:rStyle w:val="HTMLCode"/>
          <w:rFonts w:eastAsiaTheme="minorHAnsi"/>
        </w:rPr>
        <w:t>Poll</w:t>
      </w:r>
      <w:r>
        <w:t xml:space="preserve"> → </w:t>
      </w:r>
      <w:r>
        <w:rPr>
          <w:rStyle w:val="HTMLCode"/>
          <w:rFonts w:eastAsiaTheme="minorHAnsi"/>
        </w:rPr>
        <w:t>PollOption</w:t>
      </w:r>
      <w:r>
        <w:t>).</w:t>
      </w:r>
    </w:p>
    <w:p w:rsidR="003867AD" w:rsidRDefault="003867AD" w:rsidP="003867AD">
      <w:pPr>
        <w:numPr>
          <w:ilvl w:val="0"/>
          <w:numId w:val="27"/>
        </w:numPr>
        <w:spacing w:before="100" w:beforeAutospacing="1" w:after="100" w:afterAutospacing="1" w:line="240" w:lineRule="auto"/>
      </w:pPr>
      <w:r>
        <w:rPr>
          <w:rStyle w:val="Strong"/>
        </w:rPr>
        <w:t>PollOption - Vote</w:t>
      </w:r>
      <w:r>
        <w:t xml:space="preserve">: Each option can receive many votes, but a vote is cast for one option. This is a </w:t>
      </w:r>
      <w:r>
        <w:rPr>
          <w:rStyle w:val="Strong"/>
        </w:rPr>
        <w:t>one-to-many</w:t>
      </w:r>
      <w:r>
        <w:t xml:space="preserve"> relationship (</w:t>
      </w:r>
      <w:r>
        <w:rPr>
          <w:rStyle w:val="HTMLCode"/>
          <w:rFonts w:eastAsiaTheme="minorHAnsi"/>
        </w:rPr>
        <w:t>PollOption</w:t>
      </w:r>
      <w:r>
        <w:t xml:space="preserve"> → </w:t>
      </w:r>
      <w:r>
        <w:rPr>
          <w:rStyle w:val="HTMLCode"/>
          <w:rFonts w:eastAsiaTheme="minorHAnsi"/>
        </w:rPr>
        <w:t>Vote</w:t>
      </w:r>
      <w:r>
        <w:t>).</w:t>
      </w:r>
    </w:p>
    <w:p w:rsidR="003867AD" w:rsidRDefault="003867AD" w:rsidP="003867AD">
      <w:pPr>
        <w:numPr>
          <w:ilvl w:val="0"/>
          <w:numId w:val="27"/>
        </w:numPr>
        <w:spacing w:before="100" w:beforeAutospacing="1" w:after="100" w:afterAutospacing="1" w:line="240" w:lineRule="auto"/>
      </w:pPr>
      <w:r>
        <w:rPr>
          <w:rStyle w:val="Strong"/>
        </w:rPr>
        <w:t>User - Vote</w:t>
      </w:r>
      <w:r>
        <w:t xml:space="preserve">: Each user can vote on many polls, but can only vote once per poll. This implies a </w:t>
      </w:r>
      <w:r>
        <w:rPr>
          <w:rStyle w:val="Strong"/>
        </w:rPr>
        <w:t>many-to-one</w:t>
      </w:r>
      <w:r>
        <w:t xml:space="preserve"> relationship (</w:t>
      </w:r>
      <w:r>
        <w:rPr>
          <w:rStyle w:val="HTMLCode"/>
          <w:rFonts w:eastAsiaTheme="minorHAnsi"/>
        </w:rPr>
        <w:t>Vote</w:t>
      </w:r>
      <w:r>
        <w:t xml:space="preserve"> → </w:t>
      </w:r>
      <w:r>
        <w:rPr>
          <w:rStyle w:val="HTMLCode"/>
          <w:rFonts w:eastAsiaTheme="minorHAnsi"/>
        </w:rPr>
        <w:t>User</w:t>
      </w:r>
      <w:r>
        <w:t>).</w:t>
      </w:r>
    </w:p>
    <w:p w:rsidR="00EB4A28" w:rsidRPr="003867AD" w:rsidRDefault="00EB4A28" w:rsidP="003867AD">
      <w:pPr>
        <w:rPr>
          <w:rFonts w:ascii="Times New Roman" w:hAnsi="Times New Roman"/>
          <w:b/>
          <w:sz w:val="56"/>
          <w:szCs w:val="96"/>
        </w:rPr>
      </w:pPr>
    </w:p>
    <w:p w:rsidR="003867AD" w:rsidRDefault="003867AD" w:rsidP="00235EF7">
      <w:pPr>
        <w:jc w:val="center"/>
        <w:rPr>
          <w:rFonts w:ascii="Times New Roman" w:hAnsi="Times New Roman"/>
          <w:b/>
          <w:sz w:val="144"/>
          <w:szCs w:val="144"/>
        </w:rPr>
      </w:pPr>
    </w:p>
    <w:p w:rsidR="003867AD" w:rsidRDefault="003867AD" w:rsidP="00235EF7">
      <w:pPr>
        <w:jc w:val="center"/>
        <w:rPr>
          <w:rFonts w:ascii="Times New Roman" w:hAnsi="Times New Roman"/>
          <w:b/>
          <w:sz w:val="144"/>
          <w:szCs w:val="144"/>
        </w:rPr>
      </w:pPr>
    </w:p>
    <w:p w:rsidR="003867AD" w:rsidRDefault="003867AD" w:rsidP="00235EF7">
      <w:pPr>
        <w:jc w:val="center"/>
        <w:rPr>
          <w:rFonts w:ascii="Times New Roman" w:hAnsi="Times New Roman"/>
          <w:b/>
          <w:sz w:val="144"/>
          <w:szCs w:val="144"/>
        </w:rPr>
      </w:pPr>
    </w:p>
    <w:p w:rsidR="00B25F0F" w:rsidRPr="00235EF7" w:rsidRDefault="00B957E8" w:rsidP="00A6348C">
      <w:pPr>
        <w:jc w:val="center"/>
        <w:rPr>
          <w:rFonts w:ascii="Times New Roman" w:hAnsi="Times New Roman"/>
          <w:b/>
          <w:sz w:val="144"/>
          <w:szCs w:val="144"/>
        </w:rPr>
      </w:pPr>
      <w:r>
        <w:rPr>
          <w:rFonts w:ascii="Times New Roman" w:hAnsi="Times New Roman"/>
          <w:b/>
          <w:sz w:val="144"/>
          <w:szCs w:val="144"/>
        </w:rPr>
        <w:t>Screensho</w:t>
      </w:r>
      <w:r w:rsidR="00235EF7" w:rsidRPr="00235EF7">
        <w:rPr>
          <w:rFonts w:ascii="Times New Roman" w:hAnsi="Times New Roman"/>
          <w:b/>
          <w:sz w:val="144"/>
          <w:szCs w:val="144"/>
        </w:rPr>
        <w:t>t</w:t>
      </w:r>
    </w:p>
    <w:p w:rsidR="00BC5632" w:rsidRPr="00235EF7" w:rsidRDefault="00BC5632" w:rsidP="00D87465">
      <w:pPr>
        <w:widowControl w:val="0"/>
        <w:autoSpaceDE w:val="0"/>
        <w:autoSpaceDN w:val="0"/>
        <w:adjustRightInd w:val="0"/>
        <w:spacing w:after="0"/>
        <w:rPr>
          <w:rFonts w:ascii="Times New Roman" w:hAnsi="Times New Roman"/>
          <w:color w:val="000000" w:themeColor="text1"/>
          <w:sz w:val="144"/>
          <w:szCs w:val="144"/>
        </w:rPr>
      </w:pPr>
    </w:p>
    <w:p w:rsidR="00EB4A28" w:rsidRDefault="00EB4A28" w:rsidP="00D87465">
      <w:pPr>
        <w:widowControl w:val="0"/>
        <w:autoSpaceDE w:val="0"/>
        <w:autoSpaceDN w:val="0"/>
        <w:adjustRightInd w:val="0"/>
        <w:spacing w:after="0"/>
        <w:rPr>
          <w:rFonts w:ascii="Times New Roman" w:hAnsi="Times New Roman"/>
          <w:color w:val="000000" w:themeColor="text1"/>
        </w:rPr>
      </w:pPr>
    </w:p>
    <w:p w:rsidR="00EB4A28" w:rsidRDefault="00EB4A28" w:rsidP="00D87465">
      <w:pPr>
        <w:widowControl w:val="0"/>
        <w:autoSpaceDE w:val="0"/>
        <w:autoSpaceDN w:val="0"/>
        <w:adjustRightInd w:val="0"/>
        <w:spacing w:after="0"/>
        <w:rPr>
          <w:rFonts w:ascii="Times New Roman" w:hAnsi="Times New Roman"/>
          <w:color w:val="000000" w:themeColor="text1"/>
        </w:rPr>
      </w:pPr>
    </w:p>
    <w:p w:rsidR="00EB4A28" w:rsidRDefault="00EB4A28" w:rsidP="00D87465">
      <w:pPr>
        <w:widowControl w:val="0"/>
        <w:autoSpaceDE w:val="0"/>
        <w:autoSpaceDN w:val="0"/>
        <w:adjustRightInd w:val="0"/>
        <w:spacing w:after="0"/>
        <w:rPr>
          <w:rFonts w:ascii="Times New Roman" w:hAnsi="Times New Roman"/>
          <w:color w:val="000000" w:themeColor="text1"/>
        </w:rPr>
      </w:pPr>
    </w:p>
    <w:p w:rsidR="00EB4A28" w:rsidRDefault="00EB4A28" w:rsidP="00D87465">
      <w:pPr>
        <w:widowControl w:val="0"/>
        <w:autoSpaceDE w:val="0"/>
        <w:autoSpaceDN w:val="0"/>
        <w:adjustRightInd w:val="0"/>
        <w:spacing w:after="0"/>
        <w:rPr>
          <w:rFonts w:ascii="Times New Roman" w:hAnsi="Times New Roman"/>
          <w:color w:val="000000" w:themeColor="text1"/>
        </w:rPr>
      </w:pPr>
    </w:p>
    <w:p w:rsidR="00EB4A28" w:rsidRDefault="00EB4A28" w:rsidP="00D87465">
      <w:pPr>
        <w:widowControl w:val="0"/>
        <w:autoSpaceDE w:val="0"/>
        <w:autoSpaceDN w:val="0"/>
        <w:adjustRightInd w:val="0"/>
        <w:spacing w:after="0"/>
        <w:rPr>
          <w:rFonts w:ascii="Times New Roman" w:hAnsi="Times New Roman"/>
          <w:color w:val="000000" w:themeColor="text1"/>
        </w:rPr>
      </w:pPr>
    </w:p>
    <w:p w:rsidR="00EB4A28" w:rsidRDefault="00EB4A28" w:rsidP="00D87465">
      <w:pPr>
        <w:widowControl w:val="0"/>
        <w:autoSpaceDE w:val="0"/>
        <w:autoSpaceDN w:val="0"/>
        <w:adjustRightInd w:val="0"/>
        <w:spacing w:after="0"/>
        <w:rPr>
          <w:rFonts w:ascii="Times New Roman" w:hAnsi="Times New Roman"/>
          <w:color w:val="000000" w:themeColor="text1"/>
        </w:rPr>
      </w:pPr>
    </w:p>
    <w:p w:rsidR="00EB4A28" w:rsidRDefault="00EB4A28" w:rsidP="00D87465">
      <w:pPr>
        <w:widowControl w:val="0"/>
        <w:autoSpaceDE w:val="0"/>
        <w:autoSpaceDN w:val="0"/>
        <w:adjustRightInd w:val="0"/>
        <w:spacing w:after="0"/>
        <w:rPr>
          <w:rFonts w:ascii="Times New Roman" w:hAnsi="Times New Roman"/>
          <w:color w:val="000000" w:themeColor="text1"/>
        </w:rPr>
      </w:pPr>
    </w:p>
    <w:p w:rsidR="00EB4A28" w:rsidRDefault="00EB4A28" w:rsidP="00D87465">
      <w:pPr>
        <w:widowControl w:val="0"/>
        <w:autoSpaceDE w:val="0"/>
        <w:autoSpaceDN w:val="0"/>
        <w:adjustRightInd w:val="0"/>
        <w:spacing w:after="0"/>
        <w:rPr>
          <w:rFonts w:ascii="Times New Roman" w:hAnsi="Times New Roman"/>
          <w:color w:val="000000" w:themeColor="text1"/>
        </w:rPr>
      </w:pPr>
    </w:p>
    <w:p w:rsidR="00EB4A28" w:rsidRDefault="00EB4A28" w:rsidP="00D87465">
      <w:pPr>
        <w:widowControl w:val="0"/>
        <w:autoSpaceDE w:val="0"/>
        <w:autoSpaceDN w:val="0"/>
        <w:adjustRightInd w:val="0"/>
        <w:spacing w:after="0"/>
        <w:rPr>
          <w:rFonts w:ascii="Times New Roman" w:hAnsi="Times New Roman"/>
          <w:color w:val="000000" w:themeColor="text1"/>
        </w:rPr>
      </w:pPr>
    </w:p>
    <w:p w:rsidR="00EB4A28" w:rsidRDefault="00EB4A28" w:rsidP="00D87465">
      <w:pPr>
        <w:widowControl w:val="0"/>
        <w:autoSpaceDE w:val="0"/>
        <w:autoSpaceDN w:val="0"/>
        <w:adjustRightInd w:val="0"/>
        <w:spacing w:after="0"/>
        <w:rPr>
          <w:rFonts w:ascii="Times New Roman" w:hAnsi="Times New Roman"/>
          <w:color w:val="000000" w:themeColor="text1"/>
        </w:rPr>
      </w:pPr>
    </w:p>
    <w:p w:rsidR="00EB4A28" w:rsidRDefault="00EB4A28" w:rsidP="00D87465">
      <w:pPr>
        <w:widowControl w:val="0"/>
        <w:autoSpaceDE w:val="0"/>
        <w:autoSpaceDN w:val="0"/>
        <w:adjustRightInd w:val="0"/>
        <w:spacing w:after="0"/>
        <w:rPr>
          <w:rFonts w:ascii="Times New Roman" w:hAnsi="Times New Roman"/>
          <w:color w:val="000000" w:themeColor="text1"/>
        </w:rPr>
      </w:pPr>
    </w:p>
    <w:p w:rsidR="00EB4A28" w:rsidRDefault="00EB4A28" w:rsidP="00D87465">
      <w:pPr>
        <w:widowControl w:val="0"/>
        <w:autoSpaceDE w:val="0"/>
        <w:autoSpaceDN w:val="0"/>
        <w:adjustRightInd w:val="0"/>
        <w:spacing w:after="0"/>
        <w:rPr>
          <w:rFonts w:ascii="Times New Roman" w:hAnsi="Times New Roman"/>
          <w:color w:val="000000" w:themeColor="text1"/>
        </w:rPr>
      </w:pPr>
    </w:p>
    <w:p w:rsidR="00EB4A28" w:rsidRDefault="00EB4A28" w:rsidP="00D87465">
      <w:pPr>
        <w:widowControl w:val="0"/>
        <w:autoSpaceDE w:val="0"/>
        <w:autoSpaceDN w:val="0"/>
        <w:adjustRightInd w:val="0"/>
        <w:spacing w:after="0"/>
        <w:rPr>
          <w:rFonts w:ascii="Times New Roman" w:hAnsi="Times New Roman"/>
          <w:color w:val="000000" w:themeColor="text1"/>
        </w:rPr>
      </w:pPr>
    </w:p>
    <w:p w:rsidR="00EB4A28" w:rsidRDefault="00EB4A28" w:rsidP="00D87465">
      <w:pPr>
        <w:widowControl w:val="0"/>
        <w:autoSpaceDE w:val="0"/>
        <w:autoSpaceDN w:val="0"/>
        <w:adjustRightInd w:val="0"/>
        <w:spacing w:after="0"/>
        <w:rPr>
          <w:rFonts w:ascii="Times New Roman" w:hAnsi="Times New Roman"/>
          <w:color w:val="000000" w:themeColor="text1"/>
        </w:rPr>
      </w:pPr>
    </w:p>
    <w:p w:rsidR="00EB4A28" w:rsidRDefault="00EB4A28" w:rsidP="00D87465">
      <w:pPr>
        <w:widowControl w:val="0"/>
        <w:autoSpaceDE w:val="0"/>
        <w:autoSpaceDN w:val="0"/>
        <w:adjustRightInd w:val="0"/>
        <w:spacing w:after="0"/>
        <w:rPr>
          <w:rFonts w:ascii="Times New Roman" w:hAnsi="Times New Roman"/>
          <w:color w:val="000000" w:themeColor="text1"/>
        </w:rPr>
      </w:pPr>
    </w:p>
    <w:p w:rsidR="00EB4A28" w:rsidRDefault="00EB4A28" w:rsidP="00D87465">
      <w:pPr>
        <w:widowControl w:val="0"/>
        <w:autoSpaceDE w:val="0"/>
        <w:autoSpaceDN w:val="0"/>
        <w:adjustRightInd w:val="0"/>
        <w:spacing w:after="0"/>
        <w:rPr>
          <w:rFonts w:ascii="Times New Roman" w:hAnsi="Times New Roman"/>
          <w:color w:val="000000" w:themeColor="text1"/>
        </w:rPr>
      </w:pPr>
    </w:p>
    <w:p w:rsidR="00EB4A28" w:rsidRPr="00A06F1C" w:rsidRDefault="00A06F1C" w:rsidP="00D87465">
      <w:pPr>
        <w:widowControl w:val="0"/>
        <w:autoSpaceDE w:val="0"/>
        <w:autoSpaceDN w:val="0"/>
        <w:adjustRightInd w:val="0"/>
        <w:spacing w:after="0"/>
        <w:rPr>
          <w:rFonts w:ascii="Times New Roman" w:hAnsi="Times New Roman"/>
          <w:color w:val="000000" w:themeColor="text1"/>
          <w:sz w:val="44"/>
          <w:szCs w:val="44"/>
        </w:rPr>
      </w:pPr>
      <w:r w:rsidRPr="00A06F1C">
        <w:rPr>
          <w:rFonts w:ascii="Times New Roman" w:hAnsi="Times New Roman"/>
          <w:color w:val="000000" w:themeColor="text1"/>
          <w:sz w:val="44"/>
          <w:szCs w:val="44"/>
        </w:rPr>
        <w:t>Main Page</w:t>
      </w:r>
    </w:p>
    <w:p w:rsidR="00EB4A28" w:rsidRDefault="00EB4A28" w:rsidP="00D87465">
      <w:pPr>
        <w:widowControl w:val="0"/>
        <w:autoSpaceDE w:val="0"/>
        <w:autoSpaceDN w:val="0"/>
        <w:adjustRightInd w:val="0"/>
        <w:spacing w:after="0"/>
        <w:rPr>
          <w:rFonts w:ascii="Times New Roman" w:hAnsi="Times New Roman"/>
          <w:color w:val="000000" w:themeColor="text1"/>
        </w:rPr>
      </w:pPr>
    </w:p>
    <w:p w:rsidR="003D71AF" w:rsidRDefault="007B4D47" w:rsidP="00D87465">
      <w:pPr>
        <w:widowControl w:val="0"/>
        <w:autoSpaceDE w:val="0"/>
        <w:autoSpaceDN w:val="0"/>
        <w:adjustRightInd w:val="0"/>
        <w:spacing w:after="0"/>
        <w:rPr>
          <w:rFonts w:ascii="Times New Roman" w:hAnsi="Times New Roman"/>
          <w:color w:val="000000" w:themeColor="text1"/>
        </w:rPr>
      </w:pPr>
      <w:r w:rsidRPr="007B4D47">
        <w:rPr>
          <w:rFonts w:ascii="Times New Roman" w:hAnsi="Times New Roman"/>
          <w:noProof/>
          <w:color w:val="000000" w:themeColor="text1"/>
        </w:rPr>
        <w:drawing>
          <wp:inline distT="0" distB="0" distL="0" distR="0" wp14:anchorId="1FAEA3D4" wp14:editId="34D52F18">
            <wp:extent cx="5943600" cy="29317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31795"/>
                    </a:xfrm>
                    <a:prstGeom prst="rect">
                      <a:avLst/>
                    </a:prstGeom>
                  </pic:spPr>
                </pic:pic>
              </a:graphicData>
            </a:graphic>
          </wp:inline>
        </w:drawing>
      </w:r>
    </w:p>
    <w:p w:rsidR="00A06F1C" w:rsidRDefault="00A06F1C" w:rsidP="00D87465">
      <w:pPr>
        <w:widowControl w:val="0"/>
        <w:autoSpaceDE w:val="0"/>
        <w:autoSpaceDN w:val="0"/>
        <w:adjustRightInd w:val="0"/>
        <w:spacing w:after="0"/>
        <w:rPr>
          <w:rFonts w:ascii="Times New Roman" w:hAnsi="Times New Roman"/>
          <w:color w:val="000000" w:themeColor="text1"/>
        </w:rPr>
      </w:pPr>
    </w:p>
    <w:p w:rsidR="00A06F1C" w:rsidRDefault="00A06F1C" w:rsidP="00D87465">
      <w:pPr>
        <w:widowControl w:val="0"/>
        <w:autoSpaceDE w:val="0"/>
        <w:autoSpaceDN w:val="0"/>
        <w:adjustRightInd w:val="0"/>
        <w:spacing w:after="0"/>
        <w:rPr>
          <w:rFonts w:ascii="Times New Roman" w:hAnsi="Times New Roman"/>
          <w:color w:val="000000" w:themeColor="text1"/>
        </w:rPr>
      </w:pPr>
    </w:p>
    <w:p w:rsidR="007B4D47" w:rsidRDefault="007B4D47" w:rsidP="00A06F1C">
      <w:pPr>
        <w:widowControl w:val="0"/>
        <w:autoSpaceDE w:val="0"/>
        <w:autoSpaceDN w:val="0"/>
        <w:adjustRightInd w:val="0"/>
        <w:spacing w:after="0"/>
        <w:rPr>
          <w:rFonts w:ascii="Times New Roman" w:hAnsi="Times New Roman"/>
          <w:color w:val="000000" w:themeColor="text1"/>
          <w:sz w:val="44"/>
          <w:szCs w:val="44"/>
        </w:rPr>
      </w:pPr>
    </w:p>
    <w:p w:rsidR="007B4D47" w:rsidRDefault="007B4D47" w:rsidP="00A06F1C">
      <w:pPr>
        <w:widowControl w:val="0"/>
        <w:autoSpaceDE w:val="0"/>
        <w:autoSpaceDN w:val="0"/>
        <w:adjustRightInd w:val="0"/>
        <w:spacing w:after="0"/>
        <w:rPr>
          <w:rFonts w:ascii="Times New Roman" w:hAnsi="Times New Roman"/>
          <w:color w:val="000000" w:themeColor="text1"/>
          <w:sz w:val="44"/>
          <w:szCs w:val="44"/>
        </w:rPr>
      </w:pPr>
    </w:p>
    <w:p w:rsidR="007B4D47" w:rsidRDefault="007B4D47" w:rsidP="00A06F1C">
      <w:pPr>
        <w:widowControl w:val="0"/>
        <w:autoSpaceDE w:val="0"/>
        <w:autoSpaceDN w:val="0"/>
        <w:adjustRightInd w:val="0"/>
        <w:spacing w:after="0"/>
        <w:rPr>
          <w:rFonts w:ascii="Times New Roman" w:hAnsi="Times New Roman"/>
          <w:color w:val="000000" w:themeColor="text1"/>
          <w:sz w:val="44"/>
          <w:szCs w:val="44"/>
        </w:rPr>
      </w:pPr>
    </w:p>
    <w:p w:rsidR="007B4D47" w:rsidRDefault="007B4D47" w:rsidP="00A06F1C">
      <w:pPr>
        <w:widowControl w:val="0"/>
        <w:autoSpaceDE w:val="0"/>
        <w:autoSpaceDN w:val="0"/>
        <w:adjustRightInd w:val="0"/>
        <w:spacing w:after="0"/>
        <w:rPr>
          <w:rFonts w:ascii="Times New Roman" w:hAnsi="Times New Roman"/>
          <w:color w:val="000000" w:themeColor="text1"/>
          <w:sz w:val="44"/>
          <w:szCs w:val="44"/>
        </w:rPr>
      </w:pPr>
    </w:p>
    <w:p w:rsidR="007B4D47" w:rsidRDefault="007B4D47" w:rsidP="00A06F1C">
      <w:pPr>
        <w:widowControl w:val="0"/>
        <w:autoSpaceDE w:val="0"/>
        <w:autoSpaceDN w:val="0"/>
        <w:adjustRightInd w:val="0"/>
        <w:spacing w:after="0"/>
        <w:rPr>
          <w:rFonts w:ascii="Times New Roman" w:hAnsi="Times New Roman"/>
          <w:color w:val="000000" w:themeColor="text1"/>
          <w:sz w:val="44"/>
          <w:szCs w:val="44"/>
        </w:rPr>
      </w:pPr>
    </w:p>
    <w:p w:rsidR="002948EC" w:rsidRDefault="002948EC" w:rsidP="00A06F1C">
      <w:pPr>
        <w:widowControl w:val="0"/>
        <w:autoSpaceDE w:val="0"/>
        <w:autoSpaceDN w:val="0"/>
        <w:adjustRightInd w:val="0"/>
        <w:spacing w:after="0"/>
        <w:rPr>
          <w:rFonts w:ascii="Times New Roman" w:hAnsi="Times New Roman"/>
          <w:color w:val="000000" w:themeColor="text1"/>
          <w:sz w:val="44"/>
          <w:szCs w:val="44"/>
        </w:rPr>
      </w:pPr>
    </w:p>
    <w:p w:rsidR="007B4D47" w:rsidRPr="007B4D47" w:rsidRDefault="007B4D47" w:rsidP="00A06F1C">
      <w:pPr>
        <w:widowControl w:val="0"/>
        <w:autoSpaceDE w:val="0"/>
        <w:autoSpaceDN w:val="0"/>
        <w:adjustRightInd w:val="0"/>
        <w:spacing w:after="0"/>
        <w:rPr>
          <w:rFonts w:ascii="Times New Roman" w:hAnsi="Times New Roman"/>
          <w:color w:val="000000" w:themeColor="text1"/>
          <w:sz w:val="96"/>
          <w:szCs w:val="44"/>
        </w:rPr>
      </w:pPr>
    </w:p>
    <w:p w:rsidR="00A06F1C" w:rsidRPr="00A06F1C" w:rsidRDefault="007B4D47" w:rsidP="00A06F1C">
      <w:pPr>
        <w:widowControl w:val="0"/>
        <w:autoSpaceDE w:val="0"/>
        <w:autoSpaceDN w:val="0"/>
        <w:adjustRightInd w:val="0"/>
        <w:spacing w:after="0"/>
        <w:rPr>
          <w:rFonts w:ascii="Times New Roman" w:hAnsi="Times New Roman"/>
          <w:color w:val="000000" w:themeColor="text1"/>
          <w:sz w:val="44"/>
          <w:szCs w:val="44"/>
        </w:rPr>
      </w:pPr>
      <w:r>
        <w:rPr>
          <w:rFonts w:ascii="Times New Roman" w:hAnsi="Times New Roman"/>
          <w:color w:val="000000" w:themeColor="text1"/>
          <w:sz w:val="44"/>
          <w:szCs w:val="44"/>
        </w:rPr>
        <w:lastRenderedPageBreak/>
        <w:t>User Signup</w:t>
      </w:r>
      <w:r w:rsidR="00A06F1C" w:rsidRPr="00A06F1C">
        <w:rPr>
          <w:rFonts w:ascii="Times New Roman" w:hAnsi="Times New Roman"/>
          <w:color w:val="000000" w:themeColor="text1"/>
          <w:sz w:val="44"/>
          <w:szCs w:val="44"/>
        </w:rPr>
        <w:t xml:space="preserve"> Page</w:t>
      </w:r>
    </w:p>
    <w:p w:rsidR="003D71AF" w:rsidRDefault="003D71AF" w:rsidP="00D87465">
      <w:pPr>
        <w:widowControl w:val="0"/>
        <w:autoSpaceDE w:val="0"/>
        <w:autoSpaceDN w:val="0"/>
        <w:adjustRightInd w:val="0"/>
        <w:spacing w:after="0"/>
        <w:rPr>
          <w:rFonts w:ascii="Times New Roman" w:hAnsi="Times New Roman"/>
          <w:color w:val="000000" w:themeColor="text1"/>
        </w:rPr>
      </w:pPr>
    </w:p>
    <w:p w:rsidR="00EB4A28" w:rsidRDefault="00184DE5" w:rsidP="00D87465">
      <w:pPr>
        <w:widowControl w:val="0"/>
        <w:autoSpaceDE w:val="0"/>
        <w:autoSpaceDN w:val="0"/>
        <w:adjustRightInd w:val="0"/>
        <w:spacing w:after="0"/>
        <w:rPr>
          <w:rFonts w:ascii="Times New Roman" w:hAnsi="Times New Roman"/>
          <w:color w:val="000000" w:themeColor="text1"/>
        </w:rPr>
      </w:pPr>
      <w:r w:rsidRPr="00184DE5">
        <w:rPr>
          <w:rFonts w:ascii="Times New Roman" w:hAnsi="Times New Roman"/>
          <w:noProof/>
          <w:color w:val="000000" w:themeColor="text1"/>
        </w:rPr>
        <w:drawing>
          <wp:inline distT="0" distB="0" distL="0" distR="0" wp14:anchorId="2BA9CB8A" wp14:editId="4CF55978">
            <wp:extent cx="5943600" cy="45319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531995"/>
                    </a:xfrm>
                    <a:prstGeom prst="rect">
                      <a:avLst/>
                    </a:prstGeom>
                  </pic:spPr>
                </pic:pic>
              </a:graphicData>
            </a:graphic>
          </wp:inline>
        </w:drawing>
      </w:r>
    </w:p>
    <w:p w:rsidR="00A06F1C" w:rsidRDefault="00A06F1C" w:rsidP="00A06F1C">
      <w:pPr>
        <w:widowControl w:val="0"/>
        <w:autoSpaceDE w:val="0"/>
        <w:autoSpaceDN w:val="0"/>
        <w:adjustRightInd w:val="0"/>
        <w:spacing w:after="0"/>
        <w:rPr>
          <w:rFonts w:ascii="Times New Roman" w:hAnsi="Times New Roman"/>
          <w:color w:val="000000" w:themeColor="text1"/>
          <w:sz w:val="44"/>
          <w:szCs w:val="44"/>
        </w:rPr>
      </w:pPr>
    </w:p>
    <w:p w:rsidR="00A06F1C" w:rsidRDefault="00A06F1C" w:rsidP="00A06F1C">
      <w:pPr>
        <w:widowControl w:val="0"/>
        <w:autoSpaceDE w:val="0"/>
        <w:autoSpaceDN w:val="0"/>
        <w:adjustRightInd w:val="0"/>
        <w:spacing w:after="0"/>
        <w:rPr>
          <w:rFonts w:ascii="Times New Roman" w:hAnsi="Times New Roman"/>
          <w:color w:val="000000" w:themeColor="text1"/>
          <w:sz w:val="44"/>
          <w:szCs w:val="44"/>
        </w:rPr>
      </w:pPr>
    </w:p>
    <w:p w:rsidR="00A06F1C" w:rsidRDefault="00A06F1C" w:rsidP="00A06F1C">
      <w:pPr>
        <w:widowControl w:val="0"/>
        <w:autoSpaceDE w:val="0"/>
        <w:autoSpaceDN w:val="0"/>
        <w:adjustRightInd w:val="0"/>
        <w:spacing w:after="0"/>
        <w:rPr>
          <w:rFonts w:ascii="Times New Roman" w:hAnsi="Times New Roman"/>
          <w:color w:val="000000" w:themeColor="text1"/>
          <w:sz w:val="44"/>
          <w:szCs w:val="44"/>
        </w:rPr>
      </w:pPr>
    </w:p>
    <w:p w:rsidR="00A06F1C" w:rsidRDefault="00A06F1C" w:rsidP="00A06F1C">
      <w:pPr>
        <w:widowControl w:val="0"/>
        <w:autoSpaceDE w:val="0"/>
        <w:autoSpaceDN w:val="0"/>
        <w:adjustRightInd w:val="0"/>
        <w:spacing w:after="0"/>
        <w:rPr>
          <w:rFonts w:ascii="Times New Roman" w:hAnsi="Times New Roman"/>
          <w:color w:val="000000" w:themeColor="text1"/>
          <w:sz w:val="44"/>
          <w:szCs w:val="44"/>
        </w:rPr>
      </w:pPr>
    </w:p>
    <w:p w:rsidR="00A06F1C" w:rsidRDefault="00A06F1C" w:rsidP="00A06F1C">
      <w:pPr>
        <w:widowControl w:val="0"/>
        <w:autoSpaceDE w:val="0"/>
        <w:autoSpaceDN w:val="0"/>
        <w:adjustRightInd w:val="0"/>
        <w:spacing w:after="0"/>
        <w:rPr>
          <w:rFonts w:ascii="Times New Roman" w:hAnsi="Times New Roman"/>
          <w:color w:val="000000" w:themeColor="text1"/>
          <w:sz w:val="44"/>
          <w:szCs w:val="44"/>
        </w:rPr>
      </w:pPr>
    </w:p>
    <w:p w:rsidR="002008FF" w:rsidRDefault="002008FF" w:rsidP="00A06F1C">
      <w:pPr>
        <w:widowControl w:val="0"/>
        <w:autoSpaceDE w:val="0"/>
        <w:autoSpaceDN w:val="0"/>
        <w:adjustRightInd w:val="0"/>
        <w:spacing w:after="0"/>
        <w:rPr>
          <w:rFonts w:ascii="Times New Roman" w:hAnsi="Times New Roman"/>
          <w:color w:val="000000" w:themeColor="text1"/>
          <w:sz w:val="44"/>
          <w:szCs w:val="44"/>
        </w:rPr>
      </w:pPr>
    </w:p>
    <w:p w:rsidR="002008FF" w:rsidRDefault="002008FF" w:rsidP="00A06F1C">
      <w:pPr>
        <w:widowControl w:val="0"/>
        <w:autoSpaceDE w:val="0"/>
        <w:autoSpaceDN w:val="0"/>
        <w:adjustRightInd w:val="0"/>
        <w:spacing w:after="0"/>
        <w:rPr>
          <w:rFonts w:ascii="Times New Roman" w:hAnsi="Times New Roman"/>
          <w:color w:val="000000" w:themeColor="text1"/>
          <w:sz w:val="44"/>
          <w:szCs w:val="44"/>
        </w:rPr>
      </w:pPr>
    </w:p>
    <w:p w:rsidR="002008FF" w:rsidRDefault="002008FF" w:rsidP="00A06F1C">
      <w:pPr>
        <w:widowControl w:val="0"/>
        <w:autoSpaceDE w:val="0"/>
        <w:autoSpaceDN w:val="0"/>
        <w:adjustRightInd w:val="0"/>
        <w:spacing w:after="0"/>
        <w:rPr>
          <w:rFonts w:ascii="Times New Roman" w:hAnsi="Times New Roman"/>
          <w:color w:val="000000" w:themeColor="text1"/>
          <w:sz w:val="44"/>
          <w:szCs w:val="44"/>
        </w:rPr>
      </w:pPr>
    </w:p>
    <w:p w:rsidR="002008FF" w:rsidRDefault="002008FF" w:rsidP="00A06F1C">
      <w:pPr>
        <w:widowControl w:val="0"/>
        <w:autoSpaceDE w:val="0"/>
        <w:autoSpaceDN w:val="0"/>
        <w:adjustRightInd w:val="0"/>
        <w:spacing w:after="0"/>
        <w:rPr>
          <w:rFonts w:ascii="Times New Roman" w:hAnsi="Times New Roman"/>
          <w:color w:val="000000" w:themeColor="text1"/>
          <w:sz w:val="44"/>
          <w:szCs w:val="44"/>
        </w:rPr>
      </w:pPr>
    </w:p>
    <w:p w:rsidR="002008FF" w:rsidRDefault="002008FF" w:rsidP="00A06F1C">
      <w:pPr>
        <w:widowControl w:val="0"/>
        <w:autoSpaceDE w:val="0"/>
        <w:autoSpaceDN w:val="0"/>
        <w:adjustRightInd w:val="0"/>
        <w:spacing w:after="0"/>
        <w:rPr>
          <w:rFonts w:ascii="Times New Roman" w:hAnsi="Times New Roman"/>
          <w:color w:val="000000" w:themeColor="text1"/>
          <w:sz w:val="44"/>
          <w:szCs w:val="44"/>
        </w:rPr>
      </w:pPr>
    </w:p>
    <w:p w:rsidR="002008FF" w:rsidRDefault="002008FF" w:rsidP="00A06F1C">
      <w:pPr>
        <w:widowControl w:val="0"/>
        <w:autoSpaceDE w:val="0"/>
        <w:autoSpaceDN w:val="0"/>
        <w:adjustRightInd w:val="0"/>
        <w:spacing w:after="0"/>
        <w:rPr>
          <w:rFonts w:ascii="Times New Roman" w:hAnsi="Times New Roman"/>
          <w:color w:val="000000" w:themeColor="text1"/>
          <w:sz w:val="44"/>
          <w:szCs w:val="44"/>
        </w:rPr>
      </w:pPr>
    </w:p>
    <w:p w:rsidR="002008FF" w:rsidRPr="002008FF" w:rsidRDefault="002008FF" w:rsidP="00A06F1C">
      <w:pPr>
        <w:widowControl w:val="0"/>
        <w:autoSpaceDE w:val="0"/>
        <w:autoSpaceDN w:val="0"/>
        <w:adjustRightInd w:val="0"/>
        <w:spacing w:after="0"/>
        <w:rPr>
          <w:rFonts w:ascii="Times New Roman" w:hAnsi="Times New Roman"/>
          <w:color w:val="000000" w:themeColor="text1"/>
          <w:sz w:val="96"/>
          <w:szCs w:val="44"/>
        </w:rPr>
      </w:pPr>
    </w:p>
    <w:p w:rsidR="00A06F1C" w:rsidRPr="00A06F1C" w:rsidRDefault="00184DE5" w:rsidP="00A06F1C">
      <w:pPr>
        <w:widowControl w:val="0"/>
        <w:autoSpaceDE w:val="0"/>
        <w:autoSpaceDN w:val="0"/>
        <w:adjustRightInd w:val="0"/>
        <w:spacing w:after="0"/>
        <w:rPr>
          <w:rFonts w:ascii="Times New Roman" w:hAnsi="Times New Roman"/>
          <w:color w:val="000000" w:themeColor="text1"/>
          <w:sz w:val="44"/>
          <w:szCs w:val="44"/>
        </w:rPr>
      </w:pPr>
      <w:r>
        <w:rPr>
          <w:rFonts w:ascii="Times New Roman" w:hAnsi="Times New Roman"/>
          <w:color w:val="000000" w:themeColor="text1"/>
          <w:sz w:val="44"/>
          <w:szCs w:val="44"/>
        </w:rPr>
        <w:t>Login</w:t>
      </w:r>
      <w:r w:rsidR="00A06F1C" w:rsidRPr="00A06F1C">
        <w:rPr>
          <w:rFonts w:ascii="Times New Roman" w:hAnsi="Times New Roman"/>
          <w:color w:val="000000" w:themeColor="text1"/>
          <w:sz w:val="44"/>
          <w:szCs w:val="44"/>
        </w:rPr>
        <w:t xml:space="preserve"> Page</w:t>
      </w:r>
    </w:p>
    <w:p w:rsidR="00A06F1C" w:rsidRDefault="00A06F1C" w:rsidP="00D87465">
      <w:pPr>
        <w:widowControl w:val="0"/>
        <w:autoSpaceDE w:val="0"/>
        <w:autoSpaceDN w:val="0"/>
        <w:adjustRightInd w:val="0"/>
        <w:spacing w:after="0"/>
        <w:rPr>
          <w:rFonts w:ascii="Times New Roman" w:hAnsi="Times New Roman"/>
          <w:color w:val="000000" w:themeColor="text1"/>
        </w:rPr>
      </w:pPr>
    </w:p>
    <w:p w:rsidR="003D71AF" w:rsidRDefault="00184DE5" w:rsidP="00D87465">
      <w:pPr>
        <w:widowControl w:val="0"/>
        <w:autoSpaceDE w:val="0"/>
        <w:autoSpaceDN w:val="0"/>
        <w:adjustRightInd w:val="0"/>
        <w:spacing w:after="0"/>
        <w:rPr>
          <w:rFonts w:ascii="Times New Roman" w:hAnsi="Times New Roman"/>
          <w:color w:val="000000" w:themeColor="text1"/>
        </w:rPr>
      </w:pPr>
      <w:r w:rsidRPr="00184DE5">
        <w:rPr>
          <w:rFonts w:ascii="Times New Roman" w:hAnsi="Times New Roman"/>
          <w:noProof/>
          <w:color w:val="000000" w:themeColor="text1"/>
        </w:rPr>
        <w:drawing>
          <wp:inline distT="0" distB="0" distL="0" distR="0" wp14:anchorId="2BC18F1B" wp14:editId="17EB1A72">
            <wp:extent cx="5943600" cy="38950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895090"/>
                    </a:xfrm>
                    <a:prstGeom prst="rect">
                      <a:avLst/>
                    </a:prstGeom>
                  </pic:spPr>
                </pic:pic>
              </a:graphicData>
            </a:graphic>
          </wp:inline>
        </w:drawing>
      </w:r>
    </w:p>
    <w:p w:rsidR="00A06F1C" w:rsidRDefault="00A06F1C" w:rsidP="00D87465">
      <w:pPr>
        <w:widowControl w:val="0"/>
        <w:autoSpaceDE w:val="0"/>
        <w:autoSpaceDN w:val="0"/>
        <w:adjustRightInd w:val="0"/>
        <w:spacing w:after="0"/>
        <w:rPr>
          <w:rFonts w:ascii="Times New Roman" w:hAnsi="Times New Roman"/>
          <w:color w:val="000000" w:themeColor="text1"/>
        </w:rPr>
      </w:pPr>
    </w:p>
    <w:p w:rsidR="00A06F1C" w:rsidRDefault="00A06F1C" w:rsidP="00D87465">
      <w:pPr>
        <w:widowControl w:val="0"/>
        <w:autoSpaceDE w:val="0"/>
        <w:autoSpaceDN w:val="0"/>
        <w:adjustRightInd w:val="0"/>
        <w:spacing w:after="0"/>
        <w:rPr>
          <w:rFonts w:ascii="Times New Roman" w:hAnsi="Times New Roman"/>
          <w:color w:val="000000" w:themeColor="text1"/>
        </w:rPr>
      </w:pPr>
    </w:p>
    <w:p w:rsidR="00184DE5" w:rsidRDefault="00184DE5" w:rsidP="00A06F1C">
      <w:pPr>
        <w:widowControl w:val="0"/>
        <w:autoSpaceDE w:val="0"/>
        <w:autoSpaceDN w:val="0"/>
        <w:adjustRightInd w:val="0"/>
        <w:spacing w:after="0"/>
        <w:rPr>
          <w:rFonts w:ascii="Times New Roman" w:hAnsi="Times New Roman"/>
          <w:color w:val="000000" w:themeColor="text1"/>
          <w:sz w:val="44"/>
          <w:szCs w:val="44"/>
        </w:rPr>
      </w:pPr>
    </w:p>
    <w:p w:rsidR="00184DE5" w:rsidRDefault="00184DE5" w:rsidP="00A06F1C">
      <w:pPr>
        <w:widowControl w:val="0"/>
        <w:autoSpaceDE w:val="0"/>
        <w:autoSpaceDN w:val="0"/>
        <w:adjustRightInd w:val="0"/>
        <w:spacing w:after="0"/>
        <w:rPr>
          <w:rFonts w:ascii="Times New Roman" w:hAnsi="Times New Roman"/>
          <w:color w:val="000000" w:themeColor="text1"/>
          <w:sz w:val="44"/>
          <w:szCs w:val="44"/>
        </w:rPr>
      </w:pPr>
    </w:p>
    <w:p w:rsidR="00184DE5" w:rsidRPr="00184DE5" w:rsidRDefault="00184DE5" w:rsidP="00A06F1C">
      <w:pPr>
        <w:widowControl w:val="0"/>
        <w:autoSpaceDE w:val="0"/>
        <w:autoSpaceDN w:val="0"/>
        <w:adjustRightInd w:val="0"/>
        <w:spacing w:after="0"/>
        <w:rPr>
          <w:rFonts w:ascii="Times New Roman" w:hAnsi="Times New Roman"/>
          <w:color w:val="000000" w:themeColor="text1"/>
          <w:sz w:val="96"/>
          <w:szCs w:val="44"/>
        </w:rPr>
      </w:pPr>
    </w:p>
    <w:p w:rsidR="00A06F1C" w:rsidRPr="00A06F1C" w:rsidRDefault="00184DE5" w:rsidP="00A06F1C">
      <w:pPr>
        <w:widowControl w:val="0"/>
        <w:autoSpaceDE w:val="0"/>
        <w:autoSpaceDN w:val="0"/>
        <w:adjustRightInd w:val="0"/>
        <w:spacing w:after="0"/>
        <w:rPr>
          <w:rFonts w:ascii="Times New Roman" w:hAnsi="Times New Roman"/>
          <w:color w:val="000000" w:themeColor="text1"/>
          <w:sz w:val="44"/>
          <w:szCs w:val="44"/>
        </w:rPr>
      </w:pPr>
      <w:r>
        <w:rPr>
          <w:rFonts w:ascii="Times New Roman" w:hAnsi="Times New Roman"/>
          <w:color w:val="000000" w:themeColor="text1"/>
          <w:sz w:val="44"/>
          <w:szCs w:val="44"/>
        </w:rPr>
        <w:lastRenderedPageBreak/>
        <w:t>Create Poll</w:t>
      </w:r>
      <w:r w:rsidR="00A06F1C" w:rsidRPr="00A06F1C">
        <w:rPr>
          <w:rFonts w:ascii="Times New Roman" w:hAnsi="Times New Roman"/>
          <w:color w:val="000000" w:themeColor="text1"/>
          <w:sz w:val="44"/>
          <w:szCs w:val="44"/>
        </w:rPr>
        <w:t xml:space="preserve"> Page</w:t>
      </w:r>
    </w:p>
    <w:p w:rsidR="00A06F1C" w:rsidRDefault="00A06F1C" w:rsidP="00D87465">
      <w:pPr>
        <w:widowControl w:val="0"/>
        <w:autoSpaceDE w:val="0"/>
        <w:autoSpaceDN w:val="0"/>
        <w:adjustRightInd w:val="0"/>
        <w:spacing w:after="0"/>
        <w:rPr>
          <w:rFonts w:ascii="Times New Roman" w:hAnsi="Times New Roman"/>
          <w:color w:val="000000" w:themeColor="text1"/>
        </w:rPr>
      </w:pPr>
    </w:p>
    <w:p w:rsidR="003D71AF" w:rsidRDefault="003D71AF" w:rsidP="00D87465">
      <w:pPr>
        <w:widowControl w:val="0"/>
        <w:autoSpaceDE w:val="0"/>
        <w:autoSpaceDN w:val="0"/>
        <w:adjustRightInd w:val="0"/>
        <w:spacing w:after="0"/>
        <w:rPr>
          <w:rFonts w:ascii="Times New Roman" w:hAnsi="Times New Roman"/>
          <w:color w:val="000000" w:themeColor="text1"/>
        </w:rPr>
      </w:pPr>
    </w:p>
    <w:p w:rsidR="003D71AF" w:rsidRDefault="00184DE5" w:rsidP="00D87465">
      <w:pPr>
        <w:widowControl w:val="0"/>
        <w:autoSpaceDE w:val="0"/>
        <w:autoSpaceDN w:val="0"/>
        <w:adjustRightInd w:val="0"/>
        <w:spacing w:after="0"/>
        <w:rPr>
          <w:rFonts w:ascii="Times New Roman" w:hAnsi="Times New Roman"/>
          <w:color w:val="000000" w:themeColor="text1"/>
        </w:rPr>
      </w:pPr>
      <w:r w:rsidRPr="00184DE5">
        <w:rPr>
          <w:rFonts w:ascii="Times New Roman" w:hAnsi="Times New Roman"/>
          <w:noProof/>
          <w:color w:val="000000" w:themeColor="text1"/>
        </w:rPr>
        <w:drawing>
          <wp:inline distT="0" distB="0" distL="0" distR="0" wp14:anchorId="51E15189" wp14:editId="1D2C27F8">
            <wp:extent cx="5943600" cy="47409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740910"/>
                    </a:xfrm>
                    <a:prstGeom prst="rect">
                      <a:avLst/>
                    </a:prstGeom>
                  </pic:spPr>
                </pic:pic>
              </a:graphicData>
            </a:graphic>
          </wp:inline>
        </w:drawing>
      </w:r>
    </w:p>
    <w:p w:rsidR="00A06F1C" w:rsidRDefault="00A06F1C" w:rsidP="00D87465">
      <w:pPr>
        <w:widowControl w:val="0"/>
        <w:autoSpaceDE w:val="0"/>
        <w:autoSpaceDN w:val="0"/>
        <w:adjustRightInd w:val="0"/>
        <w:spacing w:after="0"/>
        <w:rPr>
          <w:rFonts w:ascii="Times New Roman" w:hAnsi="Times New Roman"/>
          <w:color w:val="000000" w:themeColor="text1"/>
        </w:rPr>
      </w:pPr>
    </w:p>
    <w:p w:rsidR="00A06F1C" w:rsidRDefault="00A06F1C" w:rsidP="00D87465">
      <w:pPr>
        <w:widowControl w:val="0"/>
        <w:autoSpaceDE w:val="0"/>
        <w:autoSpaceDN w:val="0"/>
        <w:adjustRightInd w:val="0"/>
        <w:spacing w:after="0"/>
        <w:rPr>
          <w:rFonts w:ascii="Times New Roman" w:hAnsi="Times New Roman"/>
          <w:color w:val="000000" w:themeColor="text1"/>
        </w:rPr>
      </w:pPr>
    </w:p>
    <w:p w:rsidR="00A06F1C" w:rsidRDefault="00A06F1C" w:rsidP="00D87465">
      <w:pPr>
        <w:widowControl w:val="0"/>
        <w:autoSpaceDE w:val="0"/>
        <w:autoSpaceDN w:val="0"/>
        <w:adjustRightInd w:val="0"/>
        <w:spacing w:after="0"/>
        <w:rPr>
          <w:rFonts w:ascii="Times New Roman" w:hAnsi="Times New Roman"/>
          <w:color w:val="000000" w:themeColor="text1"/>
        </w:rPr>
      </w:pPr>
    </w:p>
    <w:p w:rsidR="00A06F1C" w:rsidRDefault="00A06F1C" w:rsidP="00D87465">
      <w:pPr>
        <w:widowControl w:val="0"/>
        <w:autoSpaceDE w:val="0"/>
        <w:autoSpaceDN w:val="0"/>
        <w:adjustRightInd w:val="0"/>
        <w:spacing w:after="0"/>
        <w:rPr>
          <w:rFonts w:ascii="Times New Roman" w:hAnsi="Times New Roman"/>
          <w:color w:val="000000" w:themeColor="text1"/>
        </w:rPr>
      </w:pPr>
    </w:p>
    <w:p w:rsidR="00A06F1C" w:rsidRDefault="00A06F1C" w:rsidP="00D87465">
      <w:pPr>
        <w:widowControl w:val="0"/>
        <w:autoSpaceDE w:val="0"/>
        <w:autoSpaceDN w:val="0"/>
        <w:adjustRightInd w:val="0"/>
        <w:spacing w:after="0"/>
        <w:rPr>
          <w:rFonts w:ascii="Times New Roman" w:hAnsi="Times New Roman"/>
          <w:color w:val="000000" w:themeColor="text1"/>
        </w:rPr>
      </w:pPr>
    </w:p>
    <w:p w:rsidR="00184DE5" w:rsidRDefault="00184DE5" w:rsidP="00A06F1C">
      <w:pPr>
        <w:widowControl w:val="0"/>
        <w:autoSpaceDE w:val="0"/>
        <w:autoSpaceDN w:val="0"/>
        <w:adjustRightInd w:val="0"/>
        <w:spacing w:after="0"/>
        <w:rPr>
          <w:rFonts w:ascii="Times New Roman" w:hAnsi="Times New Roman"/>
          <w:color w:val="000000" w:themeColor="text1"/>
          <w:sz w:val="44"/>
          <w:szCs w:val="44"/>
        </w:rPr>
      </w:pPr>
    </w:p>
    <w:p w:rsidR="00184DE5" w:rsidRDefault="00184DE5" w:rsidP="00A06F1C">
      <w:pPr>
        <w:widowControl w:val="0"/>
        <w:autoSpaceDE w:val="0"/>
        <w:autoSpaceDN w:val="0"/>
        <w:adjustRightInd w:val="0"/>
        <w:spacing w:after="0"/>
        <w:rPr>
          <w:rFonts w:ascii="Times New Roman" w:hAnsi="Times New Roman"/>
          <w:color w:val="000000" w:themeColor="text1"/>
          <w:sz w:val="44"/>
          <w:szCs w:val="44"/>
        </w:rPr>
      </w:pPr>
    </w:p>
    <w:p w:rsidR="00184DE5" w:rsidRDefault="00184DE5" w:rsidP="00A06F1C">
      <w:pPr>
        <w:widowControl w:val="0"/>
        <w:autoSpaceDE w:val="0"/>
        <w:autoSpaceDN w:val="0"/>
        <w:adjustRightInd w:val="0"/>
        <w:spacing w:after="0"/>
        <w:rPr>
          <w:rFonts w:ascii="Times New Roman" w:hAnsi="Times New Roman"/>
          <w:color w:val="000000" w:themeColor="text1"/>
          <w:sz w:val="44"/>
          <w:szCs w:val="44"/>
        </w:rPr>
      </w:pPr>
    </w:p>
    <w:p w:rsidR="00184DE5" w:rsidRPr="00184DE5" w:rsidRDefault="00184DE5" w:rsidP="00A06F1C">
      <w:pPr>
        <w:widowControl w:val="0"/>
        <w:autoSpaceDE w:val="0"/>
        <w:autoSpaceDN w:val="0"/>
        <w:adjustRightInd w:val="0"/>
        <w:spacing w:after="0"/>
        <w:rPr>
          <w:rFonts w:ascii="Times New Roman" w:hAnsi="Times New Roman"/>
          <w:color w:val="000000" w:themeColor="text1"/>
          <w:sz w:val="96"/>
          <w:szCs w:val="44"/>
        </w:rPr>
      </w:pPr>
    </w:p>
    <w:p w:rsidR="00A06F1C" w:rsidRPr="00A06F1C" w:rsidRDefault="00184DE5" w:rsidP="00A06F1C">
      <w:pPr>
        <w:widowControl w:val="0"/>
        <w:autoSpaceDE w:val="0"/>
        <w:autoSpaceDN w:val="0"/>
        <w:adjustRightInd w:val="0"/>
        <w:spacing w:after="0"/>
        <w:rPr>
          <w:rFonts w:ascii="Times New Roman" w:hAnsi="Times New Roman"/>
          <w:color w:val="000000" w:themeColor="text1"/>
          <w:sz w:val="44"/>
          <w:szCs w:val="44"/>
        </w:rPr>
      </w:pPr>
      <w:r>
        <w:rPr>
          <w:rFonts w:ascii="Times New Roman" w:hAnsi="Times New Roman"/>
          <w:color w:val="000000" w:themeColor="text1"/>
          <w:sz w:val="44"/>
          <w:szCs w:val="44"/>
        </w:rPr>
        <w:lastRenderedPageBreak/>
        <w:t>Home</w:t>
      </w:r>
      <w:r w:rsidR="00A06F1C" w:rsidRPr="00A06F1C">
        <w:rPr>
          <w:rFonts w:ascii="Times New Roman" w:hAnsi="Times New Roman"/>
          <w:color w:val="000000" w:themeColor="text1"/>
          <w:sz w:val="44"/>
          <w:szCs w:val="44"/>
        </w:rPr>
        <w:t>Page</w:t>
      </w:r>
    </w:p>
    <w:p w:rsidR="00A06F1C" w:rsidRDefault="00A06F1C" w:rsidP="00D87465">
      <w:pPr>
        <w:widowControl w:val="0"/>
        <w:autoSpaceDE w:val="0"/>
        <w:autoSpaceDN w:val="0"/>
        <w:adjustRightInd w:val="0"/>
        <w:spacing w:after="0"/>
        <w:rPr>
          <w:rFonts w:ascii="Times New Roman" w:hAnsi="Times New Roman"/>
          <w:color w:val="000000" w:themeColor="text1"/>
        </w:rPr>
      </w:pPr>
    </w:p>
    <w:p w:rsidR="003D71AF" w:rsidRDefault="00DB77C0" w:rsidP="00D87465">
      <w:pPr>
        <w:widowControl w:val="0"/>
        <w:autoSpaceDE w:val="0"/>
        <w:autoSpaceDN w:val="0"/>
        <w:adjustRightInd w:val="0"/>
        <w:spacing w:after="0"/>
        <w:rPr>
          <w:rFonts w:ascii="Times New Roman" w:hAnsi="Times New Roman"/>
          <w:color w:val="000000" w:themeColor="text1"/>
        </w:rPr>
      </w:pPr>
      <w:r w:rsidRPr="00DB77C0">
        <w:rPr>
          <w:noProof/>
        </w:rPr>
        <w:drawing>
          <wp:inline distT="0" distB="0" distL="0" distR="0" wp14:anchorId="093E8B7E" wp14:editId="03267ED4">
            <wp:extent cx="5943600" cy="319913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99130"/>
                    </a:xfrm>
                    <a:prstGeom prst="rect">
                      <a:avLst/>
                    </a:prstGeom>
                  </pic:spPr>
                </pic:pic>
              </a:graphicData>
            </a:graphic>
          </wp:inline>
        </w:drawing>
      </w:r>
    </w:p>
    <w:p w:rsidR="00EB4A28" w:rsidRDefault="00EB4A28" w:rsidP="00D87465">
      <w:pPr>
        <w:widowControl w:val="0"/>
        <w:autoSpaceDE w:val="0"/>
        <w:autoSpaceDN w:val="0"/>
        <w:adjustRightInd w:val="0"/>
        <w:spacing w:after="0"/>
        <w:rPr>
          <w:rFonts w:ascii="Times New Roman" w:hAnsi="Times New Roman"/>
          <w:color w:val="000000" w:themeColor="text1"/>
        </w:rPr>
      </w:pPr>
    </w:p>
    <w:p w:rsidR="00EB4A28" w:rsidRDefault="00EB4A28" w:rsidP="00D87465">
      <w:pPr>
        <w:widowControl w:val="0"/>
        <w:autoSpaceDE w:val="0"/>
        <w:autoSpaceDN w:val="0"/>
        <w:adjustRightInd w:val="0"/>
        <w:spacing w:after="0"/>
        <w:rPr>
          <w:rFonts w:ascii="Times New Roman" w:hAnsi="Times New Roman"/>
          <w:color w:val="000000" w:themeColor="text1"/>
        </w:rPr>
      </w:pPr>
    </w:p>
    <w:p w:rsidR="003D71AF" w:rsidRDefault="003D71AF" w:rsidP="00D87465">
      <w:pPr>
        <w:widowControl w:val="0"/>
        <w:autoSpaceDE w:val="0"/>
        <w:autoSpaceDN w:val="0"/>
        <w:adjustRightInd w:val="0"/>
        <w:spacing w:after="0"/>
        <w:rPr>
          <w:rFonts w:ascii="Times New Roman" w:hAnsi="Times New Roman"/>
          <w:color w:val="000000" w:themeColor="text1"/>
        </w:rPr>
      </w:pPr>
    </w:p>
    <w:p w:rsidR="00A06F1C" w:rsidRPr="00A06F1C" w:rsidRDefault="00DB77C0" w:rsidP="00A06F1C">
      <w:pPr>
        <w:widowControl w:val="0"/>
        <w:autoSpaceDE w:val="0"/>
        <w:autoSpaceDN w:val="0"/>
        <w:adjustRightInd w:val="0"/>
        <w:spacing w:after="0"/>
        <w:rPr>
          <w:rFonts w:ascii="Times New Roman" w:hAnsi="Times New Roman"/>
          <w:color w:val="000000" w:themeColor="text1"/>
          <w:sz w:val="44"/>
          <w:szCs w:val="44"/>
        </w:rPr>
      </w:pPr>
      <w:r>
        <w:rPr>
          <w:rFonts w:ascii="Times New Roman" w:hAnsi="Times New Roman"/>
          <w:color w:val="000000" w:themeColor="text1"/>
          <w:sz w:val="44"/>
          <w:szCs w:val="44"/>
        </w:rPr>
        <w:t>Poll List</w:t>
      </w:r>
      <w:r w:rsidR="00A06F1C">
        <w:rPr>
          <w:rFonts w:ascii="Times New Roman" w:hAnsi="Times New Roman"/>
          <w:color w:val="000000" w:themeColor="text1"/>
          <w:sz w:val="44"/>
          <w:szCs w:val="44"/>
        </w:rPr>
        <w:t xml:space="preserve"> P</w:t>
      </w:r>
      <w:r w:rsidR="00A06F1C" w:rsidRPr="00A06F1C">
        <w:rPr>
          <w:rFonts w:ascii="Times New Roman" w:hAnsi="Times New Roman"/>
          <w:color w:val="000000" w:themeColor="text1"/>
          <w:sz w:val="44"/>
          <w:szCs w:val="44"/>
        </w:rPr>
        <w:t>age</w:t>
      </w:r>
    </w:p>
    <w:p w:rsidR="003D71AF" w:rsidRDefault="003D71AF" w:rsidP="00D87465">
      <w:pPr>
        <w:widowControl w:val="0"/>
        <w:autoSpaceDE w:val="0"/>
        <w:autoSpaceDN w:val="0"/>
        <w:adjustRightInd w:val="0"/>
        <w:spacing w:after="0"/>
        <w:rPr>
          <w:rFonts w:ascii="Times New Roman" w:hAnsi="Times New Roman"/>
          <w:color w:val="000000" w:themeColor="text1"/>
        </w:rPr>
      </w:pPr>
    </w:p>
    <w:p w:rsidR="003D71AF" w:rsidRDefault="00407700" w:rsidP="00D87465">
      <w:pPr>
        <w:widowControl w:val="0"/>
        <w:autoSpaceDE w:val="0"/>
        <w:autoSpaceDN w:val="0"/>
        <w:adjustRightInd w:val="0"/>
        <w:spacing w:after="0"/>
        <w:rPr>
          <w:rFonts w:ascii="Times New Roman" w:hAnsi="Times New Roman"/>
          <w:color w:val="000000" w:themeColor="text1"/>
        </w:rPr>
      </w:pPr>
      <w:r w:rsidRPr="00407700">
        <w:rPr>
          <w:rFonts w:ascii="Times New Roman" w:hAnsi="Times New Roman"/>
          <w:noProof/>
          <w:color w:val="000000" w:themeColor="text1"/>
        </w:rPr>
        <w:drawing>
          <wp:anchor distT="0" distB="0" distL="114300" distR="114300" simplePos="0" relativeHeight="251688448" behindDoc="0" locked="0" layoutInCell="1" allowOverlap="1">
            <wp:simplePos x="0" y="0"/>
            <wp:positionH relativeFrom="margin">
              <wp:align>right</wp:align>
            </wp:positionH>
            <wp:positionV relativeFrom="margin">
              <wp:posOffset>5955030</wp:posOffset>
            </wp:positionV>
            <wp:extent cx="5943600" cy="1650365"/>
            <wp:effectExtent l="0" t="0" r="0" b="6985"/>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1650365"/>
                    </a:xfrm>
                    <a:prstGeom prst="rect">
                      <a:avLst/>
                    </a:prstGeom>
                  </pic:spPr>
                </pic:pic>
              </a:graphicData>
            </a:graphic>
          </wp:anchor>
        </w:drawing>
      </w:r>
    </w:p>
    <w:p w:rsidR="003D71AF" w:rsidRDefault="003D71AF" w:rsidP="00D87465">
      <w:pPr>
        <w:widowControl w:val="0"/>
        <w:autoSpaceDE w:val="0"/>
        <w:autoSpaceDN w:val="0"/>
        <w:adjustRightInd w:val="0"/>
        <w:spacing w:after="0"/>
        <w:rPr>
          <w:rFonts w:ascii="Times New Roman" w:hAnsi="Times New Roman"/>
          <w:color w:val="000000" w:themeColor="text1"/>
        </w:rPr>
      </w:pPr>
    </w:p>
    <w:p w:rsidR="00DB77C0" w:rsidRPr="00DB77C0" w:rsidRDefault="00DB77C0" w:rsidP="00D87465">
      <w:pPr>
        <w:widowControl w:val="0"/>
        <w:autoSpaceDE w:val="0"/>
        <w:autoSpaceDN w:val="0"/>
        <w:adjustRightInd w:val="0"/>
        <w:spacing w:after="0"/>
        <w:rPr>
          <w:rFonts w:ascii="Times New Roman" w:hAnsi="Times New Roman"/>
          <w:color w:val="000000" w:themeColor="text1"/>
          <w:sz w:val="96"/>
        </w:rPr>
      </w:pPr>
    </w:p>
    <w:p w:rsidR="00A06F1C" w:rsidRPr="00A06F1C" w:rsidRDefault="00407700" w:rsidP="00A06F1C">
      <w:pPr>
        <w:widowControl w:val="0"/>
        <w:autoSpaceDE w:val="0"/>
        <w:autoSpaceDN w:val="0"/>
        <w:adjustRightInd w:val="0"/>
        <w:spacing w:after="0"/>
        <w:rPr>
          <w:rFonts w:ascii="Times New Roman" w:hAnsi="Times New Roman"/>
          <w:color w:val="000000" w:themeColor="text1"/>
          <w:sz w:val="44"/>
          <w:szCs w:val="44"/>
        </w:rPr>
      </w:pPr>
      <w:r>
        <w:rPr>
          <w:rFonts w:ascii="Times New Roman" w:hAnsi="Times New Roman"/>
          <w:color w:val="000000" w:themeColor="text1"/>
          <w:sz w:val="44"/>
          <w:szCs w:val="44"/>
        </w:rPr>
        <w:lastRenderedPageBreak/>
        <w:t>User DashBoard</w:t>
      </w:r>
      <w:r w:rsidR="00A06F1C" w:rsidRPr="00A06F1C">
        <w:rPr>
          <w:rFonts w:ascii="Times New Roman" w:hAnsi="Times New Roman"/>
          <w:color w:val="000000" w:themeColor="text1"/>
          <w:sz w:val="44"/>
          <w:szCs w:val="44"/>
        </w:rPr>
        <w:t xml:space="preserve"> Page</w:t>
      </w:r>
    </w:p>
    <w:p w:rsidR="00A06F1C" w:rsidRDefault="00A06F1C" w:rsidP="00D87465">
      <w:pPr>
        <w:widowControl w:val="0"/>
        <w:autoSpaceDE w:val="0"/>
        <w:autoSpaceDN w:val="0"/>
        <w:adjustRightInd w:val="0"/>
        <w:spacing w:after="0"/>
        <w:rPr>
          <w:rFonts w:ascii="Times New Roman" w:hAnsi="Times New Roman"/>
          <w:color w:val="000000" w:themeColor="text1"/>
        </w:rPr>
      </w:pPr>
    </w:p>
    <w:p w:rsidR="003D71AF" w:rsidRDefault="00407700" w:rsidP="00D87465">
      <w:pPr>
        <w:widowControl w:val="0"/>
        <w:autoSpaceDE w:val="0"/>
        <w:autoSpaceDN w:val="0"/>
        <w:adjustRightInd w:val="0"/>
        <w:spacing w:after="0"/>
        <w:rPr>
          <w:rFonts w:ascii="Times New Roman" w:hAnsi="Times New Roman"/>
          <w:color w:val="000000" w:themeColor="text1"/>
        </w:rPr>
      </w:pPr>
      <w:r w:rsidRPr="00407700">
        <w:rPr>
          <w:rFonts w:ascii="Times New Roman" w:hAnsi="Times New Roman"/>
          <w:noProof/>
          <w:color w:val="000000" w:themeColor="text1"/>
        </w:rPr>
        <w:drawing>
          <wp:inline distT="0" distB="0" distL="0" distR="0" wp14:anchorId="78EDD286" wp14:editId="2B1E31DC">
            <wp:extent cx="5943600" cy="1977390"/>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77390"/>
                    </a:xfrm>
                    <a:prstGeom prst="rect">
                      <a:avLst/>
                    </a:prstGeom>
                  </pic:spPr>
                </pic:pic>
              </a:graphicData>
            </a:graphic>
          </wp:inline>
        </w:drawing>
      </w:r>
    </w:p>
    <w:p w:rsidR="00407700" w:rsidRDefault="00407700" w:rsidP="00D87465">
      <w:pPr>
        <w:widowControl w:val="0"/>
        <w:autoSpaceDE w:val="0"/>
        <w:autoSpaceDN w:val="0"/>
        <w:adjustRightInd w:val="0"/>
        <w:spacing w:after="0"/>
        <w:rPr>
          <w:rFonts w:ascii="Times New Roman" w:hAnsi="Times New Roman"/>
          <w:color w:val="000000" w:themeColor="text1"/>
        </w:rPr>
      </w:pPr>
    </w:p>
    <w:p w:rsidR="00407700" w:rsidRDefault="00407700" w:rsidP="00D87465">
      <w:pPr>
        <w:widowControl w:val="0"/>
        <w:autoSpaceDE w:val="0"/>
        <w:autoSpaceDN w:val="0"/>
        <w:adjustRightInd w:val="0"/>
        <w:spacing w:after="0"/>
        <w:rPr>
          <w:rFonts w:ascii="Times New Roman" w:hAnsi="Times New Roman"/>
          <w:color w:val="000000" w:themeColor="text1"/>
        </w:rPr>
      </w:pPr>
    </w:p>
    <w:p w:rsidR="00407700" w:rsidRDefault="00407700" w:rsidP="00D87465">
      <w:pPr>
        <w:widowControl w:val="0"/>
        <w:autoSpaceDE w:val="0"/>
        <w:autoSpaceDN w:val="0"/>
        <w:adjustRightInd w:val="0"/>
        <w:spacing w:after="0"/>
        <w:rPr>
          <w:rFonts w:ascii="Times New Roman" w:hAnsi="Times New Roman"/>
          <w:color w:val="000000" w:themeColor="text1"/>
        </w:rPr>
      </w:pPr>
    </w:p>
    <w:p w:rsidR="00407700" w:rsidRDefault="00407700" w:rsidP="00D87465">
      <w:pPr>
        <w:widowControl w:val="0"/>
        <w:autoSpaceDE w:val="0"/>
        <w:autoSpaceDN w:val="0"/>
        <w:adjustRightInd w:val="0"/>
        <w:spacing w:after="0"/>
        <w:rPr>
          <w:rFonts w:ascii="Times New Roman" w:hAnsi="Times New Roman"/>
          <w:color w:val="000000" w:themeColor="text1"/>
        </w:rPr>
      </w:pPr>
    </w:p>
    <w:p w:rsidR="00A06F1C" w:rsidRDefault="00A06F1C" w:rsidP="00D87465">
      <w:pPr>
        <w:widowControl w:val="0"/>
        <w:autoSpaceDE w:val="0"/>
        <w:autoSpaceDN w:val="0"/>
        <w:adjustRightInd w:val="0"/>
        <w:spacing w:after="0"/>
        <w:rPr>
          <w:rFonts w:ascii="Times New Roman" w:hAnsi="Times New Roman"/>
          <w:color w:val="000000" w:themeColor="text1"/>
        </w:rPr>
      </w:pPr>
    </w:p>
    <w:p w:rsidR="00A06F1C" w:rsidRPr="00A06F1C" w:rsidRDefault="00407700" w:rsidP="00A06F1C">
      <w:pPr>
        <w:widowControl w:val="0"/>
        <w:autoSpaceDE w:val="0"/>
        <w:autoSpaceDN w:val="0"/>
        <w:adjustRightInd w:val="0"/>
        <w:spacing w:after="0"/>
        <w:rPr>
          <w:rFonts w:ascii="Times New Roman" w:hAnsi="Times New Roman"/>
          <w:color w:val="000000" w:themeColor="text1"/>
          <w:sz w:val="44"/>
          <w:szCs w:val="44"/>
        </w:rPr>
      </w:pPr>
      <w:r>
        <w:rPr>
          <w:rFonts w:ascii="Times New Roman" w:hAnsi="Times New Roman"/>
          <w:color w:val="000000" w:themeColor="text1"/>
          <w:sz w:val="44"/>
          <w:szCs w:val="44"/>
        </w:rPr>
        <w:t xml:space="preserve">Vote </w:t>
      </w:r>
      <w:r w:rsidR="00A06F1C" w:rsidRPr="00A06F1C">
        <w:rPr>
          <w:rFonts w:ascii="Times New Roman" w:hAnsi="Times New Roman"/>
          <w:color w:val="000000" w:themeColor="text1"/>
          <w:sz w:val="44"/>
          <w:szCs w:val="44"/>
        </w:rPr>
        <w:t>Page</w:t>
      </w:r>
    </w:p>
    <w:p w:rsidR="00A06F1C" w:rsidRDefault="00A06F1C" w:rsidP="00D87465">
      <w:pPr>
        <w:widowControl w:val="0"/>
        <w:autoSpaceDE w:val="0"/>
        <w:autoSpaceDN w:val="0"/>
        <w:adjustRightInd w:val="0"/>
        <w:spacing w:after="0"/>
        <w:rPr>
          <w:rFonts w:ascii="Times New Roman" w:hAnsi="Times New Roman"/>
          <w:color w:val="000000" w:themeColor="text1"/>
        </w:rPr>
      </w:pPr>
    </w:p>
    <w:p w:rsidR="00B8647D" w:rsidRDefault="00407700" w:rsidP="00A81525">
      <w:pPr>
        <w:widowControl w:val="0"/>
        <w:autoSpaceDE w:val="0"/>
        <w:autoSpaceDN w:val="0"/>
        <w:adjustRightInd w:val="0"/>
        <w:spacing w:after="0"/>
        <w:rPr>
          <w:rFonts w:ascii="Times New Roman" w:hAnsi="Times New Roman"/>
          <w:b/>
          <w:sz w:val="96"/>
          <w:szCs w:val="96"/>
        </w:rPr>
      </w:pPr>
      <w:r w:rsidRPr="00407700">
        <w:rPr>
          <w:rFonts w:ascii="Times New Roman" w:hAnsi="Times New Roman"/>
          <w:b/>
          <w:noProof/>
          <w:sz w:val="96"/>
          <w:szCs w:val="96"/>
        </w:rPr>
        <w:drawing>
          <wp:inline distT="0" distB="0" distL="0" distR="0" wp14:anchorId="0181D697" wp14:editId="1B8F65C5">
            <wp:extent cx="5943600" cy="202184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021840"/>
                    </a:xfrm>
                    <a:prstGeom prst="rect">
                      <a:avLst/>
                    </a:prstGeom>
                  </pic:spPr>
                </pic:pic>
              </a:graphicData>
            </a:graphic>
          </wp:inline>
        </w:drawing>
      </w:r>
    </w:p>
    <w:p w:rsidR="00B8647D" w:rsidRDefault="00B8647D" w:rsidP="00A81525">
      <w:pPr>
        <w:widowControl w:val="0"/>
        <w:autoSpaceDE w:val="0"/>
        <w:autoSpaceDN w:val="0"/>
        <w:adjustRightInd w:val="0"/>
        <w:spacing w:after="0"/>
        <w:rPr>
          <w:rFonts w:ascii="Times New Roman" w:hAnsi="Times New Roman"/>
          <w:b/>
          <w:sz w:val="96"/>
          <w:szCs w:val="96"/>
        </w:rPr>
      </w:pPr>
    </w:p>
    <w:p w:rsidR="00B8647D" w:rsidRDefault="00B8647D" w:rsidP="00A81525">
      <w:pPr>
        <w:widowControl w:val="0"/>
        <w:autoSpaceDE w:val="0"/>
        <w:autoSpaceDN w:val="0"/>
        <w:adjustRightInd w:val="0"/>
        <w:spacing w:after="0"/>
        <w:rPr>
          <w:rFonts w:ascii="Times New Roman" w:hAnsi="Times New Roman"/>
          <w:b/>
          <w:sz w:val="96"/>
          <w:szCs w:val="96"/>
        </w:rPr>
      </w:pPr>
    </w:p>
    <w:p w:rsidR="00B8647D" w:rsidRDefault="00B8647D" w:rsidP="00A81525">
      <w:pPr>
        <w:widowControl w:val="0"/>
        <w:autoSpaceDE w:val="0"/>
        <w:autoSpaceDN w:val="0"/>
        <w:adjustRightInd w:val="0"/>
        <w:spacing w:after="0"/>
        <w:rPr>
          <w:rFonts w:ascii="Times New Roman" w:hAnsi="Times New Roman"/>
          <w:b/>
          <w:sz w:val="96"/>
          <w:szCs w:val="96"/>
        </w:rPr>
      </w:pPr>
    </w:p>
    <w:p w:rsidR="00407700" w:rsidRDefault="00407700" w:rsidP="00A81525">
      <w:pPr>
        <w:widowControl w:val="0"/>
        <w:autoSpaceDE w:val="0"/>
        <w:autoSpaceDN w:val="0"/>
        <w:adjustRightInd w:val="0"/>
        <w:spacing w:after="0"/>
        <w:rPr>
          <w:rFonts w:ascii="Times New Roman" w:hAnsi="Times New Roman"/>
          <w:b/>
          <w:sz w:val="96"/>
          <w:szCs w:val="96"/>
        </w:rPr>
      </w:pPr>
    </w:p>
    <w:p w:rsidR="00407700" w:rsidRDefault="00407700" w:rsidP="00A81525">
      <w:pPr>
        <w:widowControl w:val="0"/>
        <w:autoSpaceDE w:val="0"/>
        <w:autoSpaceDN w:val="0"/>
        <w:adjustRightInd w:val="0"/>
        <w:spacing w:after="0"/>
        <w:rPr>
          <w:rFonts w:ascii="Times New Roman" w:hAnsi="Times New Roman"/>
          <w:b/>
          <w:sz w:val="96"/>
          <w:szCs w:val="96"/>
        </w:rPr>
      </w:pPr>
    </w:p>
    <w:p w:rsidR="009778ED" w:rsidRPr="00235EF7" w:rsidRDefault="00235EF7">
      <w:pPr>
        <w:widowControl w:val="0"/>
        <w:autoSpaceDE w:val="0"/>
        <w:autoSpaceDN w:val="0"/>
        <w:adjustRightInd w:val="0"/>
        <w:spacing w:after="0"/>
        <w:jc w:val="center"/>
        <w:rPr>
          <w:rFonts w:ascii="Times New Roman" w:hAnsi="Times New Roman"/>
          <w:color w:val="000000" w:themeColor="text1"/>
          <w:sz w:val="144"/>
          <w:szCs w:val="144"/>
        </w:rPr>
        <w:pPrChange w:id="47" w:author="User [2]" w:date="2024-09-25T20:11:00Z">
          <w:pPr>
            <w:widowControl w:val="0"/>
            <w:autoSpaceDE w:val="0"/>
            <w:autoSpaceDN w:val="0"/>
            <w:adjustRightInd w:val="0"/>
            <w:spacing w:after="0"/>
          </w:pPr>
        </w:pPrChange>
      </w:pPr>
      <w:r w:rsidRPr="00235EF7">
        <w:rPr>
          <w:rFonts w:ascii="Times New Roman" w:hAnsi="Times New Roman"/>
          <w:b/>
          <w:sz w:val="144"/>
          <w:szCs w:val="144"/>
        </w:rPr>
        <w:t>FutureScope</w:t>
      </w:r>
    </w:p>
    <w:p w:rsidR="009778ED" w:rsidRPr="00235EF7" w:rsidRDefault="009778ED" w:rsidP="00A06F1C">
      <w:pPr>
        <w:jc w:val="center"/>
        <w:rPr>
          <w:rFonts w:ascii="Times New Roman" w:hAnsi="Times New Roman"/>
          <w:b/>
          <w:sz w:val="144"/>
          <w:szCs w:val="144"/>
        </w:rPr>
      </w:pPr>
    </w:p>
    <w:p w:rsidR="00B8647D" w:rsidRDefault="00B8647D" w:rsidP="00B8647D">
      <w:pPr>
        <w:rPr>
          <w:rFonts w:ascii="Times New Roman" w:hAnsi="Times New Roman"/>
          <w:b/>
          <w:sz w:val="96"/>
          <w:szCs w:val="96"/>
        </w:rPr>
      </w:pPr>
    </w:p>
    <w:p w:rsidR="00235EF7" w:rsidRDefault="00235EF7" w:rsidP="00B8647D">
      <w:pPr>
        <w:rPr>
          <w:rFonts w:ascii="Times New Roman" w:hAnsi="Times New Roman"/>
          <w:b/>
          <w:sz w:val="32"/>
          <w:szCs w:val="36"/>
          <w:u w:val="single"/>
        </w:rPr>
      </w:pPr>
    </w:p>
    <w:p w:rsidR="00235EF7" w:rsidRDefault="00235EF7" w:rsidP="00B8647D">
      <w:pPr>
        <w:rPr>
          <w:rFonts w:ascii="Times New Roman" w:hAnsi="Times New Roman"/>
          <w:b/>
          <w:sz w:val="32"/>
          <w:szCs w:val="36"/>
          <w:u w:val="single"/>
        </w:rPr>
      </w:pPr>
    </w:p>
    <w:p w:rsidR="00235EF7" w:rsidRDefault="00235EF7" w:rsidP="00B8647D">
      <w:pPr>
        <w:rPr>
          <w:rFonts w:ascii="Times New Roman" w:hAnsi="Times New Roman"/>
          <w:b/>
          <w:sz w:val="32"/>
          <w:szCs w:val="36"/>
          <w:u w:val="single"/>
        </w:rPr>
      </w:pPr>
    </w:p>
    <w:p w:rsidR="00235EF7" w:rsidRDefault="00235EF7" w:rsidP="00B8647D">
      <w:pPr>
        <w:rPr>
          <w:rFonts w:ascii="Times New Roman" w:hAnsi="Times New Roman"/>
          <w:b/>
          <w:sz w:val="32"/>
          <w:szCs w:val="36"/>
          <w:u w:val="single"/>
        </w:rPr>
      </w:pPr>
    </w:p>
    <w:p w:rsidR="00235EF7" w:rsidRDefault="00235EF7" w:rsidP="00B8647D">
      <w:pPr>
        <w:rPr>
          <w:rFonts w:ascii="Times New Roman" w:hAnsi="Times New Roman"/>
          <w:b/>
          <w:sz w:val="32"/>
          <w:szCs w:val="36"/>
          <w:u w:val="single"/>
        </w:rPr>
      </w:pPr>
    </w:p>
    <w:p w:rsidR="00235EF7" w:rsidRDefault="00235EF7" w:rsidP="00B8647D">
      <w:pPr>
        <w:rPr>
          <w:rFonts w:ascii="Times New Roman" w:hAnsi="Times New Roman"/>
          <w:b/>
          <w:sz w:val="32"/>
          <w:szCs w:val="36"/>
          <w:u w:val="single"/>
        </w:rPr>
      </w:pPr>
    </w:p>
    <w:p w:rsidR="00B8647D" w:rsidRDefault="00B8647D" w:rsidP="00B8647D">
      <w:pPr>
        <w:rPr>
          <w:rFonts w:ascii="Times New Roman" w:hAnsi="Times New Roman"/>
          <w:b/>
          <w:sz w:val="32"/>
          <w:szCs w:val="36"/>
          <w:u w:val="single"/>
        </w:rPr>
      </w:pPr>
      <w:r>
        <w:rPr>
          <w:rFonts w:ascii="Times New Roman" w:hAnsi="Times New Roman"/>
          <w:b/>
          <w:sz w:val="32"/>
          <w:szCs w:val="36"/>
          <w:u w:val="single"/>
        </w:rPr>
        <w:lastRenderedPageBreak/>
        <w:t>Future Scope</w:t>
      </w:r>
    </w:p>
    <w:p w:rsidR="00407700" w:rsidRDefault="00407700" w:rsidP="00407700">
      <w:pPr>
        <w:spacing w:before="240" w:line="214" w:lineRule="exact"/>
        <w:rPr>
          <w:rFonts w:ascii="Times New Roman" w:hAnsi="Times New Roman"/>
          <w:sz w:val="24"/>
          <w:szCs w:val="24"/>
        </w:rPr>
      </w:pPr>
      <w:r w:rsidRPr="00407700">
        <w:rPr>
          <w:rFonts w:ascii="Times New Roman" w:hAnsi="Times New Roman"/>
          <w:sz w:val="24"/>
          <w:szCs w:val="24"/>
        </w:rPr>
        <w:t xml:space="preserve">The future scope of this project includes several potential enhancements to improve functionality, scalability, and user experience. Real-time poll updates using WebSockets can enhance live interactions, while mobile app development will expand accessibility across devices. </w:t>
      </w:r>
    </w:p>
    <w:p w:rsidR="00407700" w:rsidRDefault="00407700" w:rsidP="00407700">
      <w:pPr>
        <w:spacing w:before="240" w:line="214" w:lineRule="exact"/>
        <w:rPr>
          <w:rFonts w:ascii="Times New Roman" w:hAnsi="Times New Roman"/>
          <w:sz w:val="24"/>
          <w:szCs w:val="24"/>
        </w:rPr>
      </w:pPr>
      <w:r w:rsidRPr="00407700">
        <w:rPr>
          <w:rFonts w:ascii="Times New Roman" w:hAnsi="Times New Roman"/>
          <w:sz w:val="24"/>
          <w:szCs w:val="24"/>
        </w:rPr>
        <w:t>Integration with social media platforms will boost engagement by enabling poll sharing and social login options. Adding AI-driven poll suggestions and advanced analytics will offer users deeper insights and personalized recommendations. Gamification elements, such as badges and leaderboards, can increase user participation, while multi-language support will make the platform more accessible to a global audience. Enhanced security measures, like two-factor authentication and encryption, will protect user data, and cloud integration with platforms like AWS or Google Cloud will ensure scalability as the user base grows.</w:t>
      </w:r>
    </w:p>
    <w:p w:rsidR="007028D3" w:rsidRPr="007028D3" w:rsidRDefault="00407700" w:rsidP="00407700">
      <w:pPr>
        <w:spacing w:before="240" w:line="214" w:lineRule="exact"/>
        <w:rPr>
          <w:rFonts w:ascii="MS PGothic" w:eastAsia="MS PGothic" w:hAnsi="MS PGothic"/>
          <w:sz w:val="24"/>
          <w:szCs w:val="24"/>
          <w:vertAlign w:val="superscript"/>
        </w:rPr>
      </w:pPr>
      <w:r w:rsidRPr="00407700">
        <w:rPr>
          <w:rFonts w:ascii="Times New Roman" w:hAnsi="Times New Roman"/>
          <w:sz w:val="24"/>
          <w:szCs w:val="24"/>
        </w:rPr>
        <w:t>Additionally, integrating blockchain technology can ensure poll transparency and security, making the platform more trustworthy. Finally, monetization through premium features and third-party API integrations can open new business opportunities and enhance user functionality.</w:t>
      </w:r>
    </w:p>
    <w:p w:rsidR="00FA2231" w:rsidRPr="007028D3" w:rsidRDefault="00FA2231" w:rsidP="00B8647D">
      <w:pPr>
        <w:rPr>
          <w:rFonts w:ascii="Times New Roman" w:hAnsi="Times New Roman"/>
          <w:b/>
          <w:sz w:val="24"/>
          <w:szCs w:val="24"/>
        </w:rPr>
      </w:pPr>
    </w:p>
    <w:p w:rsidR="009778ED" w:rsidRDefault="009778ED" w:rsidP="00A06F1C">
      <w:pPr>
        <w:jc w:val="center"/>
        <w:rPr>
          <w:rFonts w:ascii="Times New Roman" w:hAnsi="Times New Roman"/>
          <w:b/>
          <w:sz w:val="96"/>
          <w:szCs w:val="96"/>
        </w:rPr>
      </w:pPr>
    </w:p>
    <w:p w:rsidR="009778ED" w:rsidRDefault="009778ED" w:rsidP="00A06F1C">
      <w:pPr>
        <w:jc w:val="center"/>
        <w:rPr>
          <w:rFonts w:ascii="Times New Roman" w:hAnsi="Times New Roman"/>
          <w:b/>
          <w:sz w:val="96"/>
          <w:szCs w:val="96"/>
        </w:rPr>
      </w:pPr>
    </w:p>
    <w:p w:rsidR="0009008C" w:rsidRDefault="0009008C" w:rsidP="009778ED">
      <w:pPr>
        <w:jc w:val="center"/>
        <w:rPr>
          <w:rFonts w:ascii="Times New Roman" w:hAnsi="Times New Roman"/>
          <w:b/>
          <w:sz w:val="96"/>
          <w:szCs w:val="96"/>
        </w:rPr>
      </w:pPr>
    </w:p>
    <w:p w:rsidR="0009008C" w:rsidRDefault="0009008C" w:rsidP="009778ED">
      <w:pPr>
        <w:jc w:val="center"/>
        <w:rPr>
          <w:rFonts w:ascii="Times New Roman" w:hAnsi="Times New Roman"/>
          <w:b/>
          <w:sz w:val="96"/>
          <w:szCs w:val="96"/>
        </w:rPr>
      </w:pPr>
    </w:p>
    <w:p w:rsidR="0009008C" w:rsidRDefault="0009008C" w:rsidP="009778ED">
      <w:pPr>
        <w:jc w:val="center"/>
        <w:rPr>
          <w:rFonts w:ascii="Times New Roman" w:hAnsi="Times New Roman"/>
          <w:b/>
          <w:sz w:val="96"/>
          <w:szCs w:val="96"/>
        </w:rPr>
      </w:pPr>
    </w:p>
    <w:p w:rsidR="00B8647D" w:rsidRDefault="00B8647D" w:rsidP="009778ED">
      <w:pPr>
        <w:jc w:val="center"/>
        <w:rPr>
          <w:rFonts w:ascii="Times New Roman" w:hAnsi="Times New Roman"/>
          <w:b/>
          <w:sz w:val="96"/>
          <w:szCs w:val="96"/>
        </w:rPr>
      </w:pPr>
    </w:p>
    <w:p w:rsidR="00B8647D" w:rsidRDefault="00B8647D" w:rsidP="009778ED">
      <w:pPr>
        <w:jc w:val="center"/>
        <w:rPr>
          <w:rFonts w:ascii="Times New Roman" w:hAnsi="Times New Roman"/>
          <w:b/>
          <w:sz w:val="96"/>
          <w:szCs w:val="96"/>
        </w:rPr>
      </w:pPr>
    </w:p>
    <w:p w:rsidR="00B8647D" w:rsidRDefault="00B8647D" w:rsidP="009778ED">
      <w:pPr>
        <w:jc w:val="center"/>
        <w:rPr>
          <w:rFonts w:ascii="Times New Roman" w:hAnsi="Times New Roman"/>
          <w:b/>
          <w:sz w:val="96"/>
          <w:szCs w:val="96"/>
        </w:rPr>
      </w:pPr>
    </w:p>
    <w:p w:rsidR="00EF1C22" w:rsidRDefault="00EF1C22" w:rsidP="009778ED">
      <w:pPr>
        <w:jc w:val="center"/>
        <w:rPr>
          <w:rFonts w:ascii="Times New Roman" w:hAnsi="Times New Roman"/>
          <w:b/>
          <w:sz w:val="136"/>
          <w:szCs w:val="136"/>
        </w:rPr>
      </w:pPr>
    </w:p>
    <w:p w:rsidR="00A06F1C" w:rsidRPr="00235EF7" w:rsidRDefault="009778ED" w:rsidP="009778ED">
      <w:pPr>
        <w:jc w:val="center"/>
        <w:rPr>
          <w:rFonts w:ascii="Times New Roman" w:hAnsi="Times New Roman"/>
          <w:b/>
          <w:sz w:val="136"/>
          <w:szCs w:val="136"/>
        </w:rPr>
      </w:pPr>
      <w:r w:rsidRPr="00235EF7">
        <w:rPr>
          <w:rFonts w:ascii="Times New Roman" w:hAnsi="Times New Roman"/>
          <w:b/>
          <w:sz w:val="136"/>
          <w:szCs w:val="136"/>
        </w:rPr>
        <w:t>CONCLUSION</w:t>
      </w:r>
    </w:p>
    <w:p w:rsidR="007028D3" w:rsidRDefault="007028D3" w:rsidP="0009008C">
      <w:pPr>
        <w:rPr>
          <w:rFonts w:ascii="Times New Roman" w:hAnsi="Times New Roman"/>
          <w:b/>
          <w:sz w:val="144"/>
          <w:szCs w:val="144"/>
        </w:rPr>
      </w:pPr>
    </w:p>
    <w:p w:rsidR="00EF1C22" w:rsidRDefault="00EF1C22" w:rsidP="0009008C">
      <w:pPr>
        <w:rPr>
          <w:rFonts w:ascii="Times New Roman" w:hAnsi="Times New Roman"/>
          <w:b/>
          <w:sz w:val="32"/>
          <w:szCs w:val="36"/>
          <w:u w:val="single"/>
        </w:rPr>
      </w:pPr>
    </w:p>
    <w:p w:rsidR="00EF1C22" w:rsidRDefault="00EF1C22" w:rsidP="0009008C">
      <w:pPr>
        <w:rPr>
          <w:rFonts w:ascii="Times New Roman" w:hAnsi="Times New Roman"/>
          <w:b/>
          <w:sz w:val="32"/>
          <w:szCs w:val="36"/>
          <w:u w:val="single"/>
        </w:rPr>
      </w:pPr>
    </w:p>
    <w:p w:rsidR="00EF1C22" w:rsidRDefault="00EF1C22" w:rsidP="0009008C">
      <w:pPr>
        <w:rPr>
          <w:rFonts w:ascii="Times New Roman" w:hAnsi="Times New Roman"/>
          <w:b/>
          <w:sz w:val="32"/>
          <w:szCs w:val="36"/>
          <w:u w:val="single"/>
        </w:rPr>
      </w:pPr>
    </w:p>
    <w:p w:rsidR="00EF1C22" w:rsidRDefault="00EF1C22" w:rsidP="0009008C">
      <w:pPr>
        <w:rPr>
          <w:rFonts w:ascii="Times New Roman" w:hAnsi="Times New Roman"/>
          <w:b/>
          <w:sz w:val="32"/>
          <w:szCs w:val="36"/>
          <w:u w:val="single"/>
        </w:rPr>
      </w:pPr>
    </w:p>
    <w:p w:rsidR="00EF1C22" w:rsidRDefault="00EF1C22" w:rsidP="0009008C">
      <w:pPr>
        <w:rPr>
          <w:rFonts w:ascii="Times New Roman" w:hAnsi="Times New Roman"/>
          <w:b/>
          <w:sz w:val="32"/>
          <w:szCs w:val="36"/>
          <w:u w:val="single"/>
        </w:rPr>
      </w:pPr>
    </w:p>
    <w:p w:rsidR="00EF1C22" w:rsidRDefault="00EF1C22" w:rsidP="0009008C">
      <w:pPr>
        <w:rPr>
          <w:rFonts w:ascii="Times New Roman" w:hAnsi="Times New Roman"/>
          <w:b/>
          <w:sz w:val="32"/>
          <w:szCs w:val="36"/>
          <w:u w:val="single"/>
        </w:rPr>
      </w:pPr>
    </w:p>
    <w:p w:rsidR="0009008C" w:rsidRDefault="0009008C" w:rsidP="0009008C">
      <w:pPr>
        <w:rPr>
          <w:rFonts w:ascii="Times New Roman" w:hAnsi="Times New Roman"/>
          <w:b/>
          <w:sz w:val="32"/>
          <w:szCs w:val="36"/>
          <w:u w:val="single"/>
        </w:rPr>
      </w:pPr>
      <w:r>
        <w:rPr>
          <w:rFonts w:ascii="Times New Roman" w:hAnsi="Times New Roman"/>
          <w:b/>
          <w:sz w:val="32"/>
          <w:szCs w:val="36"/>
          <w:u w:val="single"/>
        </w:rPr>
        <w:t>Conclusion</w:t>
      </w:r>
    </w:p>
    <w:p w:rsidR="00F37571" w:rsidRDefault="00F37571" w:rsidP="0009008C">
      <w:pPr>
        <w:rPr>
          <w:rFonts w:ascii="Times New Roman" w:hAnsi="Times New Roman"/>
          <w:sz w:val="28"/>
          <w:szCs w:val="24"/>
        </w:rPr>
      </w:pPr>
      <w:r w:rsidRPr="00F37571">
        <w:rPr>
          <w:rFonts w:ascii="Times New Roman" w:hAnsi="Times New Roman"/>
          <w:sz w:val="28"/>
          <w:szCs w:val="24"/>
        </w:rPr>
        <w:t>In conclusion, this project successfully delivers a comprehensive and user-friendly platform for creating, managing, and visualizing polls.</w:t>
      </w:r>
    </w:p>
    <w:p w:rsidR="00F37571" w:rsidRDefault="00F37571" w:rsidP="0009008C">
      <w:pPr>
        <w:rPr>
          <w:rFonts w:ascii="Times New Roman" w:hAnsi="Times New Roman"/>
          <w:sz w:val="28"/>
          <w:szCs w:val="24"/>
        </w:rPr>
      </w:pPr>
      <w:r w:rsidRPr="00F37571">
        <w:rPr>
          <w:rFonts w:ascii="Times New Roman" w:hAnsi="Times New Roman"/>
          <w:sz w:val="28"/>
          <w:szCs w:val="24"/>
        </w:rPr>
        <w:t xml:space="preserve"> By combining intuitive design with robust functionality, the application caters to a wide range of users, allowing them to engage in interactive polling experiences. The project integrates essential features like user authentication, dynamic chart displays, and real-time results, providing a seamless and efficient experience. With a scalable architecture and scope for future enhancements, this platform is poised to evolve and meet the demands of diverse users.</w:t>
      </w:r>
    </w:p>
    <w:p w:rsidR="009778ED" w:rsidRPr="00F37571" w:rsidRDefault="00F37571" w:rsidP="0009008C">
      <w:pPr>
        <w:rPr>
          <w:rFonts w:ascii="Times New Roman" w:hAnsi="Times New Roman"/>
          <w:b/>
          <w:sz w:val="144"/>
          <w:szCs w:val="96"/>
        </w:rPr>
      </w:pPr>
      <w:r w:rsidRPr="00F37571">
        <w:rPr>
          <w:rFonts w:ascii="Times New Roman" w:hAnsi="Times New Roman"/>
          <w:sz w:val="28"/>
          <w:szCs w:val="24"/>
        </w:rPr>
        <w:t>The project's potential for further development ensures its relevance and usability in various domains, from personal polls to large-scale surveys.</w:t>
      </w:r>
    </w:p>
    <w:p w:rsidR="009778ED" w:rsidRDefault="009778ED" w:rsidP="00A06F1C">
      <w:pPr>
        <w:jc w:val="center"/>
        <w:rPr>
          <w:rFonts w:ascii="Times New Roman" w:hAnsi="Times New Roman"/>
          <w:b/>
          <w:sz w:val="96"/>
          <w:szCs w:val="96"/>
        </w:rPr>
      </w:pPr>
    </w:p>
    <w:p w:rsidR="0009008C" w:rsidRDefault="0009008C" w:rsidP="00A06F1C">
      <w:pPr>
        <w:jc w:val="center"/>
        <w:rPr>
          <w:rFonts w:ascii="Times New Roman" w:hAnsi="Times New Roman"/>
          <w:b/>
          <w:sz w:val="96"/>
          <w:szCs w:val="96"/>
        </w:rPr>
      </w:pPr>
    </w:p>
    <w:p w:rsidR="0009008C" w:rsidRDefault="0009008C" w:rsidP="00A06F1C">
      <w:pPr>
        <w:jc w:val="center"/>
        <w:rPr>
          <w:rFonts w:ascii="Times New Roman" w:hAnsi="Times New Roman"/>
          <w:b/>
          <w:sz w:val="96"/>
          <w:szCs w:val="96"/>
        </w:rPr>
      </w:pPr>
    </w:p>
    <w:p w:rsidR="0009008C" w:rsidRDefault="0009008C" w:rsidP="00A06F1C">
      <w:pPr>
        <w:jc w:val="center"/>
        <w:rPr>
          <w:rFonts w:ascii="Times New Roman" w:hAnsi="Times New Roman"/>
          <w:b/>
          <w:sz w:val="96"/>
          <w:szCs w:val="96"/>
        </w:rPr>
      </w:pPr>
    </w:p>
    <w:p w:rsidR="0009008C" w:rsidRDefault="0009008C" w:rsidP="00A06F1C">
      <w:pPr>
        <w:jc w:val="center"/>
        <w:rPr>
          <w:rFonts w:ascii="Times New Roman" w:hAnsi="Times New Roman"/>
          <w:b/>
          <w:sz w:val="96"/>
          <w:szCs w:val="96"/>
        </w:rPr>
      </w:pPr>
    </w:p>
    <w:p w:rsidR="0009008C" w:rsidRDefault="0009008C" w:rsidP="00A06F1C">
      <w:pPr>
        <w:jc w:val="center"/>
        <w:rPr>
          <w:rFonts w:ascii="Times New Roman" w:hAnsi="Times New Roman"/>
          <w:b/>
          <w:sz w:val="96"/>
          <w:szCs w:val="96"/>
        </w:rPr>
      </w:pPr>
    </w:p>
    <w:p w:rsidR="0009008C" w:rsidRDefault="0009008C" w:rsidP="00A06F1C">
      <w:pPr>
        <w:jc w:val="center"/>
        <w:rPr>
          <w:rFonts w:ascii="Times New Roman" w:hAnsi="Times New Roman"/>
          <w:b/>
          <w:sz w:val="96"/>
          <w:szCs w:val="96"/>
        </w:rPr>
      </w:pPr>
    </w:p>
    <w:p w:rsidR="0009008C" w:rsidRDefault="0009008C" w:rsidP="00A06F1C">
      <w:pPr>
        <w:jc w:val="center"/>
        <w:rPr>
          <w:rFonts w:ascii="Times New Roman" w:hAnsi="Times New Roman"/>
          <w:b/>
          <w:sz w:val="96"/>
          <w:szCs w:val="96"/>
        </w:rPr>
      </w:pPr>
    </w:p>
    <w:p w:rsidR="00C02670" w:rsidRDefault="00C02670" w:rsidP="00A06F1C">
      <w:pPr>
        <w:jc w:val="center"/>
        <w:rPr>
          <w:rFonts w:ascii="Times New Roman" w:hAnsi="Times New Roman"/>
          <w:b/>
          <w:sz w:val="96"/>
          <w:szCs w:val="96"/>
        </w:rPr>
      </w:pPr>
    </w:p>
    <w:p w:rsidR="00C02670" w:rsidDel="00BE65F7" w:rsidRDefault="00BE65F7" w:rsidP="00A06F1C">
      <w:pPr>
        <w:jc w:val="center"/>
        <w:rPr>
          <w:del w:id="48" w:author="User [2]" w:date="2024-09-25T20:11:00Z"/>
          <w:rFonts w:ascii="Times New Roman" w:hAnsi="Times New Roman"/>
          <w:b/>
          <w:sz w:val="96"/>
          <w:szCs w:val="96"/>
        </w:rPr>
      </w:pPr>
      <w:ins w:id="49" w:author="User [2]" w:date="2024-09-25T20:12:00Z">
        <w:r>
          <w:rPr>
            <w:rFonts w:ascii="Times New Roman" w:hAnsi="Times New Roman"/>
            <w:b/>
            <w:sz w:val="96"/>
            <w:szCs w:val="96"/>
          </w:rPr>
          <w:tab/>
        </w:r>
        <w:r>
          <w:rPr>
            <w:rFonts w:ascii="Times New Roman" w:hAnsi="Times New Roman"/>
            <w:b/>
            <w:sz w:val="96"/>
            <w:szCs w:val="96"/>
          </w:rPr>
          <w:tab/>
        </w:r>
      </w:ins>
    </w:p>
    <w:p w:rsidR="00C02670" w:rsidDel="00BE65F7" w:rsidRDefault="00C02670" w:rsidP="00A06F1C">
      <w:pPr>
        <w:jc w:val="center"/>
        <w:rPr>
          <w:del w:id="50" w:author="User [2]" w:date="2024-09-25T20:11:00Z"/>
          <w:rFonts w:ascii="Times New Roman" w:hAnsi="Times New Roman"/>
          <w:b/>
          <w:sz w:val="96"/>
          <w:szCs w:val="96"/>
        </w:rPr>
      </w:pPr>
    </w:p>
    <w:p w:rsidR="009778ED" w:rsidRDefault="009778ED">
      <w:pPr>
        <w:rPr>
          <w:rFonts w:ascii="Times New Roman" w:hAnsi="Times New Roman"/>
          <w:b/>
          <w:sz w:val="96"/>
          <w:szCs w:val="96"/>
        </w:rPr>
        <w:pPrChange w:id="51" w:author="User [2]" w:date="2024-09-25T20:11:00Z">
          <w:pPr>
            <w:jc w:val="center"/>
          </w:pPr>
        </w:pPrChange>
      </w:pPr>
      <w:r>
        <w:rPr>
          <w:rFonts w:ascii="Times New Roman" w:hAnsi="Times New Roman"/>
          <w:b/>
          <w:sz w:val="96"/>
          <w:szCs w:val="96"/>
        </w:rPr>
        <w:t>REFERENCES</w:t>
      </w:r>
    </w:p>
    <w:p w:rsidR="009778ED" w:rsidRDefault="009778ED" w:rsidP="00A06F1C">
      <w:pPr>
        <w:jc w:val="center"/>
        <w:rPr>
          <w:rFonts w:ascii="Times New Roman" w:hAnsi="Times New Roman"/>
          <w:b/>
          <w:sz w:val="96"/>
          <w:szCs w:val="96"/>
        </w:rPr>
      </w:pPr>
    </w:p>
    <w:p w:rsidR="009778ED" w:rsidRDefault="009778ED" w:rsidP="00A06F1C">
      <w:pPr>
        <w:jc w:val="center"/>
        <w:rPr>
          <w:rFonts w:ascii="Times New Roman" w:hAnsi="Times New Roman"/>
          <w:b/>
          <w:sz w:val="96"/>
          <w:szCs w:val="96"/>
        </w:rPr>
      </w:pPr>
    </w:p>
    <w:p w:rsidR="009778ED" w:rsidRDefault="009778ED" w:rsidP="00A06F1C">
      <w:pPr>
        <w:jc w:val="center"/>
        <w:rPr>
          <w:rFonts w:ascii="Times New Roman" w:hAnsi="Times New Roman"/>
          <w:b/>
          <w:sz w:val="96"/>
          <w:szCs w:val="96"/>
        </w:rPr>
      </w:pPr>
    </w:p>
    <w:p w:rsidR="009778ED" w:rsidRDefault="009778ED" w:rsidP="00A06F1C">
      <w:pPr>
        <w:jc w:val="center"/>
        <w:rPr>
          <w:rFonts w:ascii="Times New Roman" w:hAnsi="Times New Roman"/>
          <w:b/>
          <w:sz w:val="96"/>
          <w:szCs w:val="96"/>
        </w:rPr>
      </w:pPr>
    </w:p>
    <w:p w:rsidR="00652C0A" w:rsidRPr="00041143" w:rsidRDefault="00652C0A" w:rsidP="00652C0A">
      <w:pPr>
        <w:pStyle w:val="Quote"/>
        <w:rPr>
          <w:b/>
          <w:bCs/>
          <w:i w:val="0"/>
          <w:color w:val="auto"/>
          <w:sz w:val="32"/>
          <w:szCs w:val="48"/>
          <w:u w:val="single"/>
        </w:rPr>
      </w:pPr>
      <w:r w:rsidRPr="00041143">
        <w:rPr>
          <w:rStyle w:val="Strong"/>
          <w:i w:val="0"/>
          <w:color w:val="auto"/>
          <w:sz w:val="32"/>
          <w:szCs w:val="48"/>
        </w:rPr>
        <w:t>References:</w:t>
      </w:r>
    </w:p>
    <w:p w:rsidR="00652C0A" w:rsidRDefault="00652C0A" w:rsidP="00363298">
      <w:pPr>
        <w:ind w:firstLine="720"/>
        <w:rPr>
          <w:rFonts w:ascii="Times New Roman" w:hAnsi="Times New Roman"/>
          <w:sz w:val="32"/>
          <w:szCs w:val="32"/>
        </w:rPr>
      </w:pPr>
      <w:r>
        <w:rPr>
          <w:rFonts w:ascii="Times New Roman" w:hAnsi="Times New Roman"/>
          <w:sz w:val="32"/>
          <w:szCs w:val="32"/>
        </w:rPr>
        <w:t>I referred</w:t>
      </w:r>
      <w:r w:rsidR="00A558B8">
        <w:rPr>
          <w:rFonts w:ascii="Times New Roman" w:hAnsi="Times New Roman"/>
          <w:sz w:val="32"/>
          <w:szCs w:val="32"/>
        </w:rPr>
        <w:t xml:space="preserve"> </w:t>
      </w:r>
      <w:r>
        <w:rPr>
          <w:rFonts w:ascii="Times New Roman" w:hAnsi="Times New Roman"/>
          <w:sz w:val="32"/>
          <w:szCs w:val="32"/>
        </w:rPr>
        <w:t xml:space="preserve">to </w:t>
      </w:r>
      <w:r w:rsidRPr="00650B24">
        <w:rPr>
          <w:rFonts w:ascii="Times New Roman" w:hAnsi="Times New Roman"/>
          <w:sz w:val="32"/>
          <w:szCs w:val="32"/>
        </w:rPr>
        <w:t>the following book</w:t>
      </w:r>
      <w:r>
        <w:rPr>
          <w:rFonts w:ascii="Times New Roman" w:hAnsi="Times New Roman"/>
          <w:sz w:val="32"/>
          <w:szCs w:val="32"/>
        </w:rPr>
        <w:t>s</w:t>
      </w:r>
      <w:r w:rsidR="00BF7151">
        <w:rPr>
          <w:rFonts w:ascii="Times New Roman" w:hAnsi="Times New Roman"/>
          <w:sz w:val="32"/>
          <w:szCs w:val="32"/>
        </w:rPr>
        <w:t xml:space="preserve"> and google</w:t>
      </w:r>
      <w:r w:rsidRPr="00650B24">
        <w:rPr>
          <w:rFonts w:ascii="Times New Roman" w:hAnsi="Times New Roman"/>
          <w:sz w:val="32"/>
          <w:szCs w:val="32"/>
        </w:rPr>
        <w:t xml:space="preserve"> fo</w:t>
      </w:r>
      <w:r w:rsidR="00BF7151">
        <w:rPr>
          <w:rFonts w:ascii="Times New Roman" w:hAnsi="Times New Roman"/>
          <w:sz w:val="32"/>
          <w:szCs w:val="32"/>
        </w:rPr>
        <w:t xml:space="preserve">r completion of </w:t>
      </w:r>
      <w:r>
        <w:rPr>
          <w:rFonts w:ascii="Times New Roman" w:hAnsi="Times New Roman"/>
          <w:sz w:val="32"/>
          <w:szCs w:val="32"/>
        </w:rPr>
        <w:t>my project:</w:t>
      </w:r>
    </w:p>
    <w:p w:rsidR="00363298" w:rsidRPr="00363298" w:rsidRDefault="00363298" w:rsidP="00363298">
      <w:pPr>
        <w:ind w:firstLine="720"/>
        <w:rPr>
          <w:rFonts w:ascii="Times New Roman" w:hAnsi="Times New Roman"/>
          <w:sz w:val="32"/>
          <w:szCs w:val="32"/>
        </w:rPr>
      </w:pPr>
    </w:p>
    <w:p w:rsidR="00652C0A" w:rsidRPr="003111AC" w:rsidRDefault="00652C0A" w:rsidP="00652C0A">
      <w:pPr>
        <w:rPr>
          <w:rFonts w:ascii="Times New Roman" w:hAnsi="Times New Roman"/>
          <w:b/>
          <w:sz w:val="28"/>
          <w:szCs w:val="32"/>
        </w:rPr>
      </w:pPr>
      <w:r w:rsidRPr="003111AC">
        <w:rPr>
          <w:rFonts w:ascii="Times New Roman" w:hAnsi="Times New Roman"/>
          <w:b/>
          <w:sz w:val="28"/>
          <w:szCs w:val="32"/>
          <w:u w:val="single"/>
        </w:rPr>
        <w:t>INTERNET REFERENCES</w:t>
      </w:r>
      <w:r w:rsidRPr="003111AC">
        <w:rPr>
          <w:rFonts w:ascii="Times New Roman" w:hAnsi="Times New Roman"/>
          <w:b/>
          <w:sz w:val="28"/>
          <w:szCs w:val="32"/>
        </w:rPr>
        <w:t>:</w:t>
      </w:r>
    </w:p>
    <w:p w:rsidR="00652C0A" w:rsidRDefault="00C02670" w:rsidP="00652C0A">
      <w:pPr>
        <w:rPr>
          <w:rFonts w:ascii="Times New Roman" w:hAnsi="Times New Roman"/>
          <w:sz w:val="32"/>
          <w:szCs w:val="32"/>
        </w:rPr>
      </w:pPr>
      <w:r w:rsidRPr="00650B24">
        <w:rPr>
          <w:rFonts w:ascii="Times New Roman" w:hAnsi="Times New Roman"/>
          <w:sz w:val="32"/>
          <w:szCs w:val="32"/>
        </w:rPr>
        <w:t>Reference taken from Websites like</w:t>
      </w:r>
    </w:p>
    <w:p w:rsidR="00363298" w:rsidRPr="00363298" w:rsidRDefault="00363298" w:rsidP="00652C0A">
      <w:pPr>
        <w:rPr>
          <w:rFonts w:ascii="Times New Roman" w:hAnsi="Times New Roman"/>
          <w:b/>
          <w:sz w:val="32"/>
          <w:szCs w:val="32"/>
        </w:rPr>
      </w:pPr>
      <w:r w:rsidRPr="00363298">
        <w:rPr>
          <w:rFonts w:ascii="Times New Roman" w:hAnsi="Times New Roman"/>
          <w:b/>
          <w:sz w:val="32"/>
          <w:szCs w:val="32"/>
        </w:rPr>
        <w:t>Django :</w:t>
      </w:r>
    </w:p>
    <w:p w:rsidR="00363298" w:rsidRDefault="00363298" w:rsidP="00363298">
      <w:pPr>
        <w:rPr>
          <w:b/>
          <w:sz w:val="24"/>
        </w:rPr>
      </w:pPr>
      <w:r w:rsidRPr="00363298">
        <w:rPr>
          <w:b/>
          <w:sz w:val="24"/>
        </w:rPr>
        <w:t>Official Django documentation was a primary resource for understanding various Django features and best practices for web development.</w:t>
      </w:r>
      <w:r w:rsidRPr="00363298">
        <w:rPr>
          <w:b/>
          <w:sz w:val="24"/>
        </w:rPr>
        <w:br/>
        <w:t xml:space="preserve">URL: </w:t>
      </w:r>
      <w:hyperlink r:id="rId38" w:tgtFrame="_new" w:history="1">
        <w:r w:rsidRPr="00363298">
          <w:rPr>
            <w:rStyle w:val="Hyperlink"/>
            <w:b/>
            <w:sz w:val="24"/>
          </w:rPr>
          <w:t>https://docs.djangoproject.com</w:t>
        </w:r>
      </w:hyperlink>
    </w:p>
    <w:p w:rsidR="00363298" w:rsidRDefault="00363298" w:rsidP="002674DD">
      <w:pPr>
        <w:spacing w:after="0"/>
        <w:rPr>
          <w:b/>
          <w:sz w:val="24"/>
        </w:rPr>
      </w:pPr>
    </w:p>
    <w:p w:rsidR="002674DD" w:rsidRPr="002674DD" w:rsidRDefault="00363298" w:rsidP="002674DD">
      <w:pPr>
        <w:spacing w:after="0"/>
        <w:rPr>
          <w:sz w:val="28"/>
        </w:rPr>
      </w:pPr>
      <w:r w:rsidRPr="002674DD">
        <w:rPr>
          <w:rStyle w:val="Strong"/>
          <w:sz w:val="28"/>
        </w:rPr>
        <w:t>Stack Overflow</w:t>
      </w:r>
      <w:r w:rsidRPr="002674DD">
        <w:rPr>
          <w:sz w:val="28"/>
        </w:rPr>
        <w:t>:</w:t>
      </w:r>
    </w:p>
    <w:p w:rsidR="00363298" w:rsidRPr="002674DD" w:rsidRDefault="00363298" w:rsidP="002674DD">
      <w:pPr>
        <w:spacing w:after="0"/>
        <w:rPr>
          <w:sz w:val="24"/>
        </w:rPr>
      </w:pPr>
      <w:r w:rsidRPr="00363298">
        <w:rPr>
          <w:sz w:val="24"/>
        </w:rPr>
        <w:br/>
      </w:r>
      <w:r w:rsidRPr="00363298">
        <w:rPr>
          <w:b/>
          <w:sz w:val="24"/>
        </w:rPr>
        <w:t>Stack Overflow served as a valuable resource for troubleshooting and problem-solving during development.</w:t>
      </w:r>
      <w:r w:rsidRPr="00363298">
        <w:rPr>
          <w:b/>
          <w:sz w:val="24"/>
        </w:rPr>
        <w:br/>
        <w:t xml:space="preserve">URL: </w:t>
      </w:r>
      <w:hyperlink r:id="rId39" w:tgtFrame="_new" w:history="1">
        <w:r w:rsidRPr="00363298">
          <w:rPr>
            <w:rStyle w:val="Hyperlink"/>
            <w:b/>
            <w:sz w:val="24"/>
          </w:rPr>
          <w:t>https://stackoverflow.com</w:t>
        </w:r>
      </w:hyperlink>
    </w:p>
    <w:p w:rsidR="002674DD" w:rsidRDefault="002674DD" w:rsidP="00363298">
      <w:pPr>
        <w:rPr>
          <w:b/>
          <w:sz w:val="24"/>
        </w:rPr>
      </w:pPr>
    </w:p>
    <w:p w:rsidR="002674DD" w:rsidRPr="00363298" w:rsidRDefault="002674DD" w:rsidP="00363298">
      <w:pPr>
        <w:rPr>
          <w:rFonts w:ascii="Times New Roman" w:hAnsi="Times New Roman"/>
          <w:color w:val="000000" w:themeColor="text1"/>
          <w:sz w:val="28"/>
        </w:rPr>
      </w:pPr>
    </w:p>
    <w:sectPr w:rsidR="002674DD" w:rsidRPr="00363298" w:rsidSect="003C6CD4">
      <w:footerReference w:type="default" r:id="rId40"/>
      <w:pgSz w:w="12240" w:h="15840"/>
      <w:pgMar w:top="1440" w:right="1440" w:bottom="108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11B0" w:rsidRDefault="000911B0" w:rsidP="001F7244">
      <w:pPr>
        <w:spacing w:after="0" w:line="240" w:lineRule="auto"/>
      </w:pPr>
      <w:r>
        <w:separator/>
      </w:r>
    </w:p>
  </w:endnote>
  <w:endnote w:type="continuationSeparator" w:id="0">
    <w:p w:rsidR="000911B0" w:rsidRDefault="000911B0" w:rsidP="001F72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0226332"/>
      <w:docPartObj>
        <w:docPartGallery w:val="Page Numbers (Bottom of Page)"/>
        <w:docPartUnique/>
      </w:docPartObj>
    </w:sdtPr>
    <w:sdtEndPr>
      <w:rPr>
        <w:color w:val="7F7F7F" w:themeColor="background1" w:themeShade="7F"/>
        <w:spacing w:val="60"/>
      </w:rPr>
    </w:sdtEndPr>
    <w:sdtContent>
      <w:p w:rsidR="00165B0F" w:rsidRDefault="00165B0F">
        <w:pPr>
          <w:pStyle w:val="Footer"/>
          <w:pBdr>
            <w:top w:val="single" w:sz="4" w:space="1" w:color="D9D9D9" w:themeColor="background1" w:themeShade="D9"/>
          </w:pBdr>
          <w:jc w:val="right"/>
        </w:pPr>
        <w:r>
          <w:fldChar w:fldCharType="begin"/>
        </w:r>
        <w:r>
          <w:instrText xml:space="preserve"> PAGE   \* MERGEFORMAT </w:instrText>
        </w:r>
        <w:r>
          <w:fldChar w:fldCharType="separate"/>
        </w:r>
        <w:r w:rsidR="00012E3A">
          <w:rPr>
            <w:noProof/>
          </w:rPr>
          <w:t>21</w:t>
        </w:r>
        <w:r>
          <w:rPr>
            <w:noProof/>
          </w:rPr>
          <w:fldChar w:fldCharType="end"/>
        </w:r>
        <w:r>
          <w:t xml:space="preserve"> | </w:t>
        </w:r>
        <w:r>
          <w:rPr>
            <w:color w:val="7F7F7F" w:themeColor="background1" w:themeShade="7F"/>
            <w:spacing w:val="60"/>
          </w:rPr>
          <w:t>Page</w:t>
        </w:r>
      </w:p>
    </w:sdtContent>
  </w:sdt>
  <w:p w:rsidR="00165B0F" w:rsidRDefault="00165B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11B0" w:rsidRDefault="000911B0" w:rsidP="001F7244">
      <w:pPr>
        <w:spacing w:after="0" w:line="240" w:lineRule="auto"/>
      </w:pPr>
      <w:r>
        <w:separator/>
      </w:r>
    </w:p>
  </w:footnote>
  <w:footnote w:type="continuationSeparator" w:id="0">
    <w:p w:rsidR="000911B0" w:rsidRDefault="000911B0" w:rsidP="001F72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DBA4CA82"/>
    <w:lvl w:ilvl="0">
      <w:numFmt w:val="bullet"/>
      <w:lvlText w:val="*"/>
      <w:lvlJc w:val="left"/>
    </w:lvl>
  </w:abstractNum>
  <w:abstractNum w:abstractNumId="1" w15:restartNumberingAfterBreak="0">
    <w:nsid w:val="0000000D"/>
    <w:multiLevelType w:val="hybridMultilevel"/>
    <w:tmpl w:val="109CF92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A97D4D"/>
    <w:multiLevelType w:val="hybridMultilevel"/>
    <w:tmpl w:val="A57271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B25D8B"/>
    <w:multiLevelType w:val="multilevel"/>
    <w:tmpl w:val="C284F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925689"/>
    <w:multiLevelType w:val="hybridMultilevel"/>
    <w:tmpl w:val="F612D6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151025"/>
    <w:multiLevelType w:val="multilevel"/>
    <w:tmpl w:val="2676E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A64598"/>
    <w:multiLevelType w:val="multilevel"/>
    <w:tmpl w:val="1BE8F8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3A3E82"/>
    <w:multiLevelType w:val="hybridMultilevel"/>
    <w:tmpl w:val="6F1E34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CF3291D"/>
    <w:multiLevelType w:val="hybridMultilevel"/>
    <w:tmpl w:val="0130D200"/>
    <w:lvl w:ilvl="0" w:tplc="08090001">
      <w:start w:val="1"/>
      <w:numFmt w:val="bullet"/>
      <w:lvlText w:val=""/>
      <w:lvlJc w:val="left"/>
      <w:pPr>
        <w:tabs>
          <w:tab w:val="num" w:pos="1080"/>
        </w:tabs>
        <w:ind w:left="1080" w:hanging="360"/>
      </w:pPr>
      <w:rPr>
        <w:rFonts w:ascii="Symbol" w:hAnsi="Symbol" w:hint="default"/>
        <w:sz w:val="16"/>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2E86186C"/>
    <w:multiLevelType w:val="hybridMultilevel"/>
    <w:tmpl w:val="50CE60E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124183"/>
    <w:multiLevelType w:val="hybridMultilevel"/>
    <w:tmpl w:val="0F92941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0523E2E"/>
    <w:multiLevelType w:val="hybridMultilevel"/>
    <w:tmpl w:val="67583BC0"/>
    <w:lvl w:ilvl="0" w:tplc="4009000B">
      <w:start w:val="1"/>
      <w:numFmt w:val="bullet"/>
      <w:lvlText w:val=""/>
      <w:lvlJc w:val="left"/>
      <w:pPr>
        <w:ind w:left="1350" w:hanging="360"/>
      </w:pPr>
      <w:rPr>
        <w:rFonts w:ascii="Wingdings" w:hAnsi="Wingdings"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12" w15:restartNumberingAfterBreak="0">
    <w:nsid w:val="40F53F80"/>
    <w:multiLevelType w:val="hybridMultilevel"/>
    <w:tmpl w:val="C130CAD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6D3758"/>
    <w:multiLevelType w:val="hybridMultilevel"/>
    <w:tmpl w:val="C3726CB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2D63FAC"/>
    <w:multiLevelType w:val="multilevel"/>
    <w:tmpl w:val="B1381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907E8F"/>
    <w:multiLevelType w:val="multilevel"/>
    <w:tmpl w:val="F77A96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C482A13"/>
    <w:multiLevelType w:val="hybridMultilevel"/>
    <w:tmpl w:val="AC804DA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3BE6AF4"/>
    <w:multiLevelType w:val="hybridMultilevel"/>
    <w:tmpl w:val="A6629F2E"/>
    <w:lvl w:ilvl="0" w:tplc="4009000B">
      <w:start w:val="1"/>
      <w:numFmt w:val="bullet"/>
      <w:lvlText w:val=""/>
      <w:lvlJc w:val="left"/>
      <w:pPr>
        <w:ind w:left="1425" w:hanging="360"/>
      </w:pPr>
      <w:rPr>
        <w:rFonts w:ascii="Wingdings" w:hAnsi="Wingdings"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18" w15:restartNumberingAfterBreak="0">
    <w:nsid w:val="5AE25504"/>
    <w:multiLevelType w:val="multilevel"/>
    <w:tmpl w:val="A3B87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E8B3731"/>
    <w:multiLevelType w:val="hybridMultilevel"/>
    <w:tmpl w:val="06BA4EFA"/>
    <w:lvl w:ilvl="0" w:tplc="08090001">
      <w:start w:val="1"/>
      <w:numFmt w:val="bullet"/>
      <w:lvlText w:val=""/>
      <w:lvlJc w:val="left"/>
      <w:pPr>
        <w:tabs>
          <w:tab w:val="num" w:pos="1080"/>
        </w:tabs>
        <w:ind w:left="1080" w:hanging="360"/>
      </w:pPr>
      <w:rPr>
        <w:rFonts w:ascii="Symbol" w:hAnsi="Symbol" w:hint="default"/>
        <w:sz w:val="16"/>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5EA40C1D"/>
    <w:multiLevelType w:val="hybridMultilevel"/>
    <w:tmpl w:val="9014F58A"/>
    <w:lvl w:ilvl="0" w:tplc="634CE21E">
      <w:start w:val="1"/>
      <w:numFmt w:val="decimal"/>
      <w:lvlText w:val="%1."/>
      <w:lvlJc w:val="left"/>
      <w:pPr>
        <w:ind w:left="720" w:hanging="360"/>
      </w:pPr>
      <w:rPr>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16E0495"/>
    <w:multiLevelType w:val="hybridMultilevel"/>
    <w:tmpl w:val="D0E8CB9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DF472A"/>
    <w:multiLevelType w:val="hybridMultilevel"/>
    <w:tmpl w:val="93DA83E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6EA62111"/>
    <w:multiLevelType w:val="hybridMultilevel"/>
    <w:tmpl w:val="81E48BB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F9F64DC"/>
    <w:multiLevelType w:val="hybridMultilevel"/>
    <w:tmpl w:val="10F607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8300B5"/>
    <w:multiLevelType w:val="hybridMultilevel"/>
    <w:tmpl w:val="9B1ABBC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8976A5"/>
    <w:multiLevelType w:val="hybridMultilevel"/>
    <w:tmpl w:val="8D2E98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5"/>
  </w:num>
  <w:num w:numId="2">
    <w:abstractNumId w:val="23"/>
  </w:num>
  <w:num w:numId="3">
    <w:abstractNumId w:val="4"/>
  </w:num>
  <w:num w:numId="4">
    <w:abstractNumId w:val="9"/>
  </w:num>
  <w:num w:numId="5">
    <w:abstractNumId w:val="16"/>
  </w:num>
  <w:num w:numId="6">
    <w:abstractNumId w:val="22"/>
  </w:num>
  <w:num w:numId="7">
    <w:abstractNumId w:val="24"/>
  </w:num>
  <w:num w:numId="8">
    <w:abstractNumId w:val="13"/>
  </w:num>
  <w:num w:numId="9">
    <w:abstractNumId w:val="12"/>
  </w:num>
  <w:num w:numId="10">
    <w:abstractNumId w:val="21"/>
  </w:num>
  <w:num w:numId="11">
    <w:abstractNumId w:val="2"/>
  </w:num>
  <w:num w:numId="12">
    <w:abstractNumId w:val="20"/>
  </w:num>
  <w:num w:numId="13">
    <w:abstractNumId w:val="7"/>
  </w:num>
  <w:num w:numId="14">
    <w:abstractNumId w:val="0"/>
    <w:lvlOverride w:ilvl="0">
      <w:lvl w:ilvl="0">
        <w:numFmt w:val="bullet"/>
        <w:lvlText w:val=""/>
        <w:legacy w:legacy="1" w:legacySpace="0" w:legacyIndent="360"/>
        <w:lvlJc w:val="left"/>
        <w:rPr>
          <w:rFonts w:ascii="Symbol" w:hAnsi="Symbol" w:hint="default"/>
        </w:rPr>
      </w:lvl>
    </w:lvlOverride>
  </w:num>
  <w:num w:numId="15">
    <w:abstractNumId w:val="8"/>
  </w:num>
  <w:num w:numId="16">
    <w:abstractNumId w:val="19"/>
  </w:num>
  <w:num w:numId="17">
    <w:abstractNumId w:val="1"/>
  </w:num>
  <w:num w:numId="18">
    <w:abstractNumId w:val="26"/>
  </w:num>
  <w:num w:numId="19">
    <w:abstractNumId w:val="10"/>
  </w:num>
  <w:num w:numId="20">
    <w:abstractNumId w:val="11"/>
  </w:num>
  <w:num w:numId="21">
    <w:abstractNumId w:val="17"/>
  </w:num>
  <w:num w:numId="22">
    <w:abstractNumId w:val="14"/>
  </w:num>
  <w:num w:numId="23">
    <w:abstractNumId w:val="6"/>
  </w:num>
  <w:num w:numId="24">
    <w:abstractNumId w:val="15"/>
  </w:num>
  <w:num w:numId="25">
    <w:abstractNumId w:val="5"/>
  </w:num>
  <w:num w:numId="26">
    <w:abstractNumId w:val="3"/>
  </w:num>
  <w:num w:numId="27">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Windows Live" w15:userId="315a5e2eb19ca8f3"/>
  </w15:person>
  <w15:person w15:author="User [2]">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02C3"/>
    <w:rsid w:val="00005D6C"/>
    <w:rsid w:val="000123CF"/>
    <w:rsid w:val="00012E3A"/>
    <w:rsid w:val="0003065C"/>
    <w:rsid w:val="00035689"/>
    <w:rsid w:val="0003580B"/>
    <w:rsid w:val="00077903"/>
    <w:rsid w:val="00084903"/>
    <w:rsid w:val="00085CEB"/>
    <w:rsid w:val="000874F1"/>
    <w:rsid w:val="0009008C"/>
    <w:rsid w:val="000911B0"/>
    <w:rsid w:val="00091867"/>
    <w:rsid w:val="000A3D24"/>
    <w:rsid w:val="000F7E46"/>
    <w:rsid w:val="00102C6A"/>
    <w:rsid w:val="00106E5A"/>
    <w:rsid w:val="001202C3"/>
    <w:rsid w:val="00126A24"/>
    <w:rsid w:val="00131343"/>
    <w:rsid w:val="001469BA"/>
    <w:rsid w:val="00151A2A"/>
    <w:rsid w:val="0015251C"/>
    <w:rsid w:val="00165B0F"/>
    <w:rsid w:val="001672DB"/>
    <w:rsid w:val="00173616"/>
    <w:rsid w:val="00184DE5"/>
    <w:rsid w:val="00187C81"/>
    <w:rsid w:val="00190305"/>
    <w:rsid w:val="001D0095"/>
    <w:rsid w:val="001D35FD"/>
    <w:rsid w:val="001D7630"/>
    <w:rsid w:val="001F7244"/>
    <w:rsid w:val="002008FF"/>
    <w:rsid w:val="00214045"/>
    <w:rsid w:val="0021513F"/>
    <w:rsid w:val="0022200D"/>
    <w:rsid w:val="00235250"/>
    <w:rsid w:val="00235EF7"/>
    <w:rsid w:val="00264411"/>
    <w:rsid w:val="002664DD"/>
    <w:rsid w:val="002674DD"/>
    <w:rsid w:val="00271A46"/>
    <w:rsid w:val="002948EC"/>
    <w:rsid w:val="002A741C"/>
    <w:rsid w:val="002B7CAF"/>
    <w:rsid w:val="002D7F12"/>
    <w:rsid w:val="002E58DA"/>
    <w:rsid w:val="00300830"/>
    <w:rsid w:val="00300FBE"/>
    <w:rsid w:val="003046B7"/>
    <w:rsid w:val="0031372C"/>
    <w:rsid w:val="00313E9A"/>
    <w:rsid w:val="00317392"/>
    <w:rsid w:val="00317FB8"/>
    <w:rsid w:val="0032617A"/>
    <w:rsid w:val="003560B0"/>
    <w:rsid w:val="00363298"/>
    <w:rsid w:val="00363DC8"/>
    <w:rsid w:val="00377B78"/>
    <w:rsid w:val="00383732"/>
    <w:rsid w:val="003867AD"/>
    <w:rsid w:val="003C6CD4"/>
    <w:rsid w:val="003D6075"/>
    <w:rsid w:val="003D71AF"/>
    <w:rsid w:val="003F1559"/>
    <w:rsid w:val="00407700"/>
    <w:rsid w:val="00413B1D"/>
    <w:rsid w:val="004360C1"/>
    <w:rsid w:val="00447949"/>
    <w:rsid w:val="00453696"/>
    <w:rsid w:val="00475F24"/>
    <w:rsid w:val="004962C4"/>
    <w:rsid w:val="004B02D9"/>
    <w:rsid w:val="004C4345"/>
    <w:rsid w:val="004D4AFE"/>
    <w:rsid w:val="004D598A"/>
    <w:rsid w:val="004D799E"/>
    <w:rsid w:val="004E3D4B"/>
    <w:rsid w:val="00540FD3"/>
    <w:rsid w:val="005471E4"/>
    <w:rsid w:val="00557FB0"/>
    <w:rsid w:val="00570FE5"/>
    <w:rsid w:val="00583658"/>
    <w:rsid w:val="005856B0"/>
    <w:rsid w:val="005A313B"/>
    <w:rsid w:val="005A62DA"/>
    <w:rsid w:val="005A7372"/>
    <w:rsid w:val="005B0882"/>
    <w:rsid w:val="005C62EC"/>
    <w:rsid w:val="006144C7"/>
    <w:rsid w:val="00643FE2"/>
    <w:rsid w:val="0064536A"/>
    <w:rsid w:val="00652C0A"/>
    <w:rsid w:val="00653A4E"/>
    <w:rsid w:val="00657AE9"/>
    <w:rsid w:val="00670151"/>
    <w:rsid w:val="00694A93"/>
    <w:rsid w:val="0069695F"/>
    <w:rsid w:val="00696D98"/>
    <w:rsid w:val="006A7891"/>
    <w:rsid w:val="006A7AF1"/>
    <w:rsid w:val="006B055F"/>
    <w:rsid w:val="006C0576"/>
    <w:rsid w:val="006C3E4D"/>
    <w:rsid w:val="006C7791"/>
    <w:rsid w:val="006D0984"/>
    <w:rsid w:val="006D0E8A"/>
    <w:rsid w:val="006D3E33"/>
    <w:rsid w:val="007028D3"/>
    <w:rsid w:val="00705F72"/>
    <w:rsid w:val="0072047D"/>
    <w:rsid w:val="00722F41"/>
    <w:rsid w:val="0072678D"/>
    <w:rsid w:val="00726E86"/>
    <w:rsid w:val="00731FD1"/>
    <w:rsid w:val="007531EE"/>
    <w:rsid w:val="007737C0"/>
    <w:rsid w:val="00781F43"/>
    <w:rsid w:val="0078677C"/>
    <w:rsid w:val="00793DD8"/>
    <w:rsid w:val="007A428B"/>
    <w:rsid w:val="007A777D"/>
    <w:rsid w:val="007B4D47"/>
    <w:rsid w:val="007B57B5"/>
    <w:rsid w:val="007B6692"/>
    <w:rsid w:val="007C48F3"/>
    <w:rsid w:val="007D076E"/>
    <w:rsid w:val="007D5633"/>
    <w:rsid w:val="007D587F"/>
    <w:rsid w:val="007D6DB3"/>
    <w:rsid w:val="007E5305"/>
    <w:rsid w:val="00800B7D"/>
    <w:rsid w:val="00811148"/>
    <w:rsid w:val="008148D5"/>
    <w:rsid w:val="00815B25"/>
    <w:rsid w:val="008200BF"/>
    <w:rsid w:val="0082703F"/>
    <w:rsid w:val="00855E33"/>
    <w:rsid w:val="008B2342"/>
    <w:rsid w:val="008D1AB8"/>
    <w:rsid w:val="008F3F6C"/>
    <w:rsid w:val="0092431D"/>
    <w:rsid w:val="00954008"/>
    <w:rsid w:val="009778ED"/>
    <w:rsid w:val="00994996"/>
    <w:rsid w:val="009A6BEE"/>
    <w:rsid w:val="009B0F2B"/>
    <w:rsid w:val="009D5F5E"/>
    <w:rsid w:val="009E4B83"/>
    <w:rsid w:val="009F53E2"/>
    <w:rsid w:val="00A01402"/>
    <w:rsid w:val="00A03522"/>
    <w:rsid w:val="00A048B4"/>
    <w:rsid w:val="00A05698"/>
    <w:rsid w:val="00A06AC4"/>
    <w:rsid w:val="00A06F1C"/>
    <w:rsid w:val="00A35075"/>
    <w:rsid w:val="00A40631"/>
    <w:rsid w:val="00A52241"/>
    <w:rsid w:val="00A558B8"/>
    <w:rsid w:val="00A6348C"/>
    <w:rsid w:val="00A65018"/>
    <w:rsid w:val="00A72835"/>
    <w:rsid w:val="00A81525"/>
    <w:rsid w:val="00A85BF6"/>
    <w:rsid w:val="00A86AEE"/>
    <w:rsid w:val="00A9359B"/>
    <w:rsid w:val="00AA5DC5"/>
    <w:rsid w:val="00AB2363"/>
    <w:rsid w:val="00AC0A4F"/>
    <w:rsid w:val="00B036B2"/>
    <w:rsid w:val="00B03719"/>
    <w:rsid w:val="00B05569"/>
    <w:rsid w:val="00B25F0F"/>
    <w:rsid w:val="00B72A6E"/>
    <w:rsid w:val="00B73869"/>
    <w:rsid w:val="00B774E0"/>
    <w:rsid w:val="00B775BC"/>
    <w:rsid w:val="00B8647D"/>
    <w:rsid w:val="00B957E8"/>
    <w:rsid w:val="00BA099E"/>
    <w:rsid w:val="00BA4844"/>
    <w:rsid w:val="00BC5632"/>
    <w:rsid w:val="00BE1832"/>
    <w:rsid w:val="00BE65F7"/>
    <w:rsid w:val="00BF7151"/>
    <w:rsid w:val="00C02670"/>
    <w:rsid w:val="00C040D9"/>
    <w:rsid w:val="00C04A6D"/>
    <w:rsid w:val="00C30047"/>
    <w:rsid w:val="00C31378"/>
    <w:rsid w:val="00C35376"/>
    <w:rsid w:val="00C376DA"/>
    <w:rsid w:val="00C44609"/>
    <w:rsid w:val="00C852DB"/>
    <w:rsid w:val="00C971A0"/>
    <w:rsid w:val="00CB21AE"/>
    <w:rsid w:val="00CB6DB0"/>
    <w:rsid w:val="00CC01EF"/>
    <w:rsid w:val="00CC6CF1"/>
    <w:rsid w:val="00CD59B0"/>
    <w:rsid w:val="00CD6F34"/>
    <w:rsid w:val="00CF065D"/>
    <w:rsid w:val="00D033E7"/>
    <w:rsid w:val="00D03E39"/>
    <w:rsid w:val="00D22ACF"/>
    <w:rsid w:val="00D25F27"/>
    <w:rsid w:val="00D31E3B"/>
    <w:rsid w:val="00D33979"/>
    <w:rsid w:val="00D34674"/>
    <w:rsid w:val="00D3794F"/>
    <w:rsid w:val="00D531BE"/>
    <w:rsid w:val="00D56FEC"/>
    <w:rsid w:val="00D87465"/>
    <w:rsid w:val="00D96195"/>
    <w:rsid w:val="00DB77C0"/>
    <w:rsid w:val="00DB7BD7"/>
    <w:rsid w:val="00DC6A6A"/>
    <w:rsid w:val="00DE5573"/>
    <w:rsid w:val="00DF432F"/>
    <w:rsid w:val="00E03813"/>
    <w:rsid w:val="00E04DF6"/>
    <w:rsid w:val="00E14950"/>
    <w:rsid w:val="00E201D2"/>
    <w:rsid w:val="00E20D04"/>
    <w:rsid w:val="00E24125"/>
    <w:rsid w:val="00E26FD7"/>
    <w:rsid w:val="00E35226"/>
    <w:rsid w:val="00E647D9"/>
    <w:rsid w:val="00E809A9"/>
    <w:rsid w:val="00E80E63"/>
    <w:rsid w:val="00E83B39"/>
    <w:rsid w:val="00EB4A28"/>
    <w:rsid w:val="00ED1435"/>
    <w:rsid w:val="00EF1C22"/>
    <w:rsid w:val="00EF27BF"/>
    <w:rsid w:val="00F173EF"/>
    <w:rsid w:val="00F37571"/>
    <w:rsid w:val="00F6557D"/>
    <w:rsid w:val="00F702E3"/>
    <w:rsid w:val="00F7494C"/>
    <w:rsid w:val="00F90002"/>
    <w:rsid w:val="00F915FB"/>
    <w:rsid w:val="00F975C2"/>
    <w:rsid w:val="00FA2231"/>
    <w:rsid w:val="00FA28F2"/>
    <w:rsid w:val="00FB112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4524B"/>
  <w15:docId w15:val="{86FDDBB3-3BAB-467F-BDEE-D7215981B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4DF6"/>
  </w:style>
  <w:style w:type="paragraph" w:styleId="Heading3">
    <w:name w:val="heading 3"/>
    <w:basedOn w:val="Normal"/>
    <w:link w:val="Heading3Char"/>
    <w:uiPriority w:val="9"/>
    <w:qFormat/>
    <w:rsid w:val="008F3F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72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7244"/>
  </w:style>
  <w:style w:type="paragraph" w:styleId="Footer">
    <w:name w:val="footer"/>
    <w:basedOn w:val="Normal"/>
    <w:link w:val="FooterChar"/>
    <w:uiPriority w:val="99"/>
    <w:unhideWhenUsed/>
    <w:rsid w:val="001F72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7244"/>
  </w:style>
  <w:style w:type="paragraph" w:styleId="BalloonText">
    <w:name w:val="Balloon Text"/>
    <w:basedOn w:val="Normal"/>
    <w:link w:val="BalloonTextChar"/>
    <w:uiPriority w:val="99"/>
    <w:semiHidden/>
    <w:unhideWhenUsed/>
    <w:rsid w:val="001F72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7244"/>
    <w:rPr>
      <w:rFonts w:ascii="Tahoma" w:hAnsi="Tahoma" w:cs="Tahoma"/>
      <w:sz w:val="16"/>
      <w:szCs w:val="16"/>
    </w:rPr>
  </w:style>
  <w:style w:type="paragraph" w:styleId="ListParagraph">
    <w:name w:val="List Paragraph"/>
    <w:basedOn w:val="Normal"/>
    <w:uiPriority w:val="34"/>
    <w:qFormat/>
    <w:rsid w:val="003D6075"/>
    <w:pPr>
      <w:ind w:left="720"/>
      <w:contextualSpacing/>
    </w:pPr>
  </w:style>
  <w:style w:type="paragraph" w:styleId="NoSpacing">
    <w:name w:val="No Spacing"/>
    <w:link w:val="NoSpacingChar"/>
    <w:uiPriority w:val="1"/>
    <w:qFormat/>
    <w:rsid w:val="007737C0"/>
    <w:pPr>
      <w:spacing w:after="0" w:line="240" w:lineRule="auto"/>
    </w:pPr>
    <w:rPr>
      <w:rFonts w:eastAsiaTheme="minorEastAsia"/>
    </w:rPr>
  </w:style>
  <w:style w:type="character" w:customStyle="1" w:styleId="NoSpacingChar">
    <w:name w:val="No Spacing Char"/>
    <w:basedOn w:val="DefaultParagraphFont"/>
    <w:link w:val="NoSpacing"/>
    <w:uiPriority w:val="1"/>
    <w:rsid w:val="007737C0"/>
    <w:rPr>
      <w:rFonts w:eastAsiaTheme="minorEastAsia"/>
    </w:rPr>
  </w:style>
  <w:style w:type="table" w:styleId="TableGrid">
    <w:name w:val="Table Grid"/>
    <w:basedOn w:val="TableNormal"/>
    <w:uiPriority w:val="39"/>
    <w:rsid w:val="00BC5632"/>
    <w:pPr>
      <w:spacing w:after="0" w:line="240" w:lineRule="auto"/>
    </w:pPr>
    <w:rPr>
      <w:rFonts w:eastAsiaTheme="minorEastAsi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52C0A"/>
    <w:rPr>
      <w:rFonts w:cs="Times New Roman"/>
      <w:b/>
      <w:bCs/>
    </w:rPr>
  </w:style>
  <w:style w:type="paragraph" w:styleId="Quote">
    <w:name w:val="Quote"/>
    <w:basedOn w:val="Normal"/>
    <w:next w:val="Normal"/>
    <w:link w:val="QuoteChar"/>
    <w:uiPriority w:val="29"/>
    <w:qFormat/>
    <w:rsid w:val="00652C0A"/>
    <w:pPr>
      <w:spacing w:after="0" w:line="240" w:lineRule="auto"/>
    </w:pPr>
    <w:rPr>
      <w:rFonts w:ascii="Times New Roman" w:eastAsiaTheme="minorEastAsia" w:hAnsi="Times New Roman" w:cs="Times New Roman"/>
      <w:i/>
      <w:iCs/>
      <w:color w:val="000000" w:themeColor="text1"/>
      <w:sz w:val="24"/>
      <w:szCs w:val="24"/>
    </w:rPr>
  </w:style>
  <w:style w:type="character" w:customStyle="1" w:styleId="QuoteChar">
    <w:name w:val="Quote Char"/>
    <w:basedOn w:val="DefaultParagraphFont"/>
    <w:link w:val="Quote"/>
    <w:uiPriority w:val="29"/>
    <w:rsid w:val="00652C0A"/>
    <w:rPr>
      <w:rFonts w:ascii="Times New Roman" w:eastAsiaTheme="minorEastAsia" w:hAnsi="Times New Roman" w:cs="Times New Roman"/>
      <w:i/>
      <w:iCs/>
      <w:color w:val="000000" w:themeColor="text1"/>
      <w:sz w:val="24"/>
      <w:szCs w:val="24"/>
    </w:rPr>
  </w:style>
  <w:style w:type="character" w:styleId="Hyperlink">
    <w:name w:val="Hyperlink"/>
    <w:basedOn w:val="DefaultParagraphFont"/>
    <w:uiPriority w:val="99"/>
    <w:unhideWhenUsed/>
    <w:rsid w:val="00652C0A"/>
    <w:rPr>
      <w:rFonts w:cs="Times New Roman"/>
      <w:color w:val="0000FF" w:themeColor="hyperlink"/>
      <w:u w:val="single"/>
    </w:rPr>
  </w:style>
  <w:style w:type="paragraph" w:styleId="NormalWeb">
    <w:name w:val="Normal (Web)"/>
    <w:basedOn w:val="Normal"/>
    <w:uiPriority w:val="99"/>
    <w:semiHidden/>
    <w:unhideWhenUsed/>
    <w:rsid w:val="006A789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verflow-hidden">
    <w:name w:val="overflow-hidden"/>
    <w:basedOn w:val="DefaultParagraphFont"/>
    <w:rsid w:val="006A7891"/>
  </w:style>
  <w:style w:type="character" w:customStyle="1" w:styleId="Heading3Char">
    <w:name w:val="Heading 3 Char"/>
    <w:basedOn w:val="DefaultParagraphFont"/>
    <w:link w:val="Heading3"/>
    <w:uiPriority w:val="9"/>
    <w:rsid w:val="008F3F6C"/>
    <w:rPr>
      <w:rFonts w:ascii="Times New Roman" w:eastAsia="Times New Roman" w:hAnsi="Times New Roman" w:cs="Times New Roman"/>
      <w:b/>
      <w:bCs/>
      <w:sz w:val="27"/>
      <w:szCs w:val="27"/>
    </w:rPr>
  </w:style>
  <w:style w:type="character" w:customStyle="1" w:styleId="html-tag">
    <w:name w:val="html-tag"/>
    <w:basedOn w:val="DefaultParagraphFont"/>
    <w:rsid w:val="00DB7BD7"/>
  </w:style>
  <w:style w:type="character" w:customStyle="1" w:styleId="html-attribute-name">
    <w:name w:val="html-attribute-name"/>
    <w:basedOn w:val="DefaultParagraphFont"/>
    <w:rsid w:val="00DB7BD7"/>
  </w:style>
  <w:style w:type="character" w:customStyle="1" w:styleId="html-attribute-value">
    <w:name w:val="html-attribute-value"/>
    <w:basedOn w:val="DefaultParagraphFont"/>
    <w:rsid w:val="00DB7BD7"/>
  </w:style>
  <w:style w:type="character" w:styleId="HTMLCode">
    <w:name w:val="HTML Code"/>
    <w:basedOn w:val="DefaultParagraphFont"/>
    <w:uiPriority w:val="99"/>
    <w:semiHidden/>
    <w:unhideWhenUsed/>
    <w:rsid w:val="003867A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389559">
      <w:bodyDiv w:val="1"/>
      <w:marLeft w:val="0"/>
      <w:marRight w:val="0"/>
      <w:marTop w:val="0"/>
      <w:marBottom w:val="0"/>
      <w:divBdr>
        <w:top w:val="none" w:sz="0" w:space="0" w:color="auto"/>
        <w:left w:val="none" w:sz="0" w:space="0" w:color="auto"/>
        <w:bottom w:val="none" w:sz="0" w:space="0" w:color="auto"/>
        <w:right w:val="none" w:sz="0" w:space="0" w:color="auto"/>
      </w:divBdr>
    </w:div>
    <w:div w:id="293026539">
      <w:bodyDiv w:val="1"/>
      <w:marLeft w:val="0"/>
      <w:marRight w:val="0"/>
      <w:marTop w:val="0"/>
      <w:marBottom w:val="0"/>
      <w:divBdr>
        <w:top w:val="none" w:sz="0" w:space="0" w:color="auto"/>
        <w:left w:val="none" w:sz="0" w:space="0" w:color="auto"/>
        <w:bottom w:val="none" w:sz="0" w:space="0" w:color="auto"/>
        <w:right w:val="none" w:sz="0" w:space="0" w:color="auto"/>
      </w:divBdr>
    </w:div>
    <w:div w:id="323052091">
      <w:bodyDiv w:val="1"/>
      <w:marLeft w:val="0"/>
      <w:marRight w:val="0"/>
      <w:marTop w:val="0"/>
      <w:marBottom w:val="0"/>
      <w:divBdr>
        <w:top w:val="none" w:sz="0" w:space="0" w:color="auto"/>
        <w:left w:val="none" w:sz="0" w:space="0" w:color="auto"/>
        <w:bottom w:val="none" w:sz="0" w:space="0" w:color="auto"/>
        <w:right w:val="none" w:sz="0" w:space="0" w:color="auto"/>
      </w:divBdr>
    </w:div>
    <w:div w:id="575746587">
      <w:bodyDiv w:val="1"/>
      <w:marLeft w:val="0"/>
      <w:marRight w:val="0"/>
      <w:marTop w:val="0"/>
      <w:marBottom w:val="0"/>
      <w:divBdr>
        <w:top w:val="none" w:sz="0" w:space="0" w:color="auto"/>
        <w:left w:val="none" w:sz="0" w:space="0" w:color="auto"/>
        <w:bottom w:val="none" w:sz="0" w:space="0" w:color="auto"/>
        <w:right w:val="none" w:sz="0" w:space="0" w:color="auto"/>
      </w:divBdr>
    </w:div>
    <w:div w:id="690182035">
      <w:bodyDiv w:val="1"/>
      <w:marLeft w:val="0"/>
      <w:marRight w:val="0"/>
      <w:marTop w:val="0"/>
      <w:marBottom w:val="0"/>
      <w:divBdr>
        <w:top w:val="none" w:sz="0" w:space="0" w:color="auto"/>
        <w:left w:val="none" w:sz="0" w:space="0" w:color="auto"/>
        <w:bottom w:val="none" w:sz="0" w:space="0" w:color="auto"/>
        <w:right w:val="none" w:sz="0" w:space="0" w:color="auto"/>
      </w:divBdr>
    </w:div>
    <w:div w:id="767848946">
      <w:bodyDiv w:val="1"/>
      <w:marLeft w:val="0"/>
      <w:marRight w:val="0"/>
      <w:marTop w:val="0"/>
      <w:marBottom w:val="0"/>
      <w:divBdr>
        <w:top w:val="none" w:sz="0" w:space="0" w:color="auto"/>
        <w:left w:val="none" w:sz="0" w:space="0" w:color="auto"/>
        <w:bottom w:val="none" w:sz="0" w:space="0" w:color="auto"/>
        <w:right w:val="none" w:sz="0" w:space="0" w:color="auto"/>
      </w:divBdr>
    </w:div>
    <w:div w:id="1145004165">
      <w:bodyDiv w:val="1"/>
      <w:marLeft w:val="0"/>
      <w:marRight w:val="0"/>
      <w:marTop w:val="0"/>
      <w:marBottom w:val="0"/>
      <w:divBdr>
        <w:top w:val="none" w:sz="0" w:space="0" w:color="auto"/>
        <w:left w:val="none" w:sz="0" w:space="0" w:color="auto"/>
        <w:bottom w:val="none" w:sz="0" w:space="0" w:color="auto"/>
        <w:right w:val="none" w:sz="0" w:space="0" w:color="auto"/>
      </w:divBdr>
    </w:div>
    <w:div w:id="1201355429">
      <w:bodyDiv w:val="1"/>
      <w:marLeft w:val="0"/>
      <w:marRight w:val="0"/>
      <w:marTop w:val="0"/>
      <w:marBottom w:val="0"/>
      <w:divBdr>
        <w:top w:val="none" w:sz="0" w:space="0" w:color="auto"/>
        <w:left w:val="none" w:sz="0" w:space="0" w:color="auto"/>
        <w:bottom w:val="none" w:sz="0" w:space="0" w:color="auto"/>
        <w:right w:val="none" w:sz="0" w:space="0" w:color="auto"/>
      </w:divBdr>
      <w:divsChild>
        <w:div w:id="641420789">
          <w:marLeft w:val="0"/>
          <w:marRight w:val="0"/>
          <w:marTop w:val="0"/>
          <w:marBottom w:val="0"/>
          <w:divBdr>
            <w:top w:val="none" w:sz="0" w:space="0" w:color="auto"/>
            <w:left w:val="none" w:sz="0" w:space="0" w:color="auto"/>
            <w:bottom w:val="none" w:sz="0" w:space="0" w:color="auto"/>
            <w:right w:val="none" w:sz="0" w:space="0" w:color="auto"/>
          </w:divBdr>
          <w:divsChild>
            <w:div w:id="2142721743">
              <w:marLeft w:val="0"/>
              <w:marRight w:val="0"/>
              <w:marTop w:val="0"/>
              <w:marBottom w:val="0"/>
              <w:divBdr>
                <w:top w:val="none" w:sz="0" w:space="0" w:color="auto"/>
                <w:left w:val="none" w:sz="0" w:space="0" w:color="auto"/>
                <w:bottom w:val="none" w:sz="0" w:space="0" w:color="auto"/>
                <w:right w:val="none" w:sz="0" w:space="0" w:color="auto"/>
              </w:divBdr>
            </w:div>
            <w:div w:id="1672680329">
              <w:marLeft w:val="0"/>
              <w:marRight w:val="0"/>
              <w:marTop w:val="0"/>
              <w:marBottom w:val="0"/>
              <w:divBdr>
                <w:top w:val="none" w:sz="0" w:space="0" w:color="auto"/>
                <w:left w:val="none" w:sz="0" w:space="0" w:color="auto"/>
                <w:bottom w:val="none" w:sz="0" w:space="0" w:color="auto"/>
                <w:right w:val="none" w:sz="0" w:space="0" w:color="auto"/>
              </w:divBdr>
            </w:div>
            <w:div w:id="1835493056">
              <w:marLeft w:val="0"/>
              <w:marRight w:val="0"/>
              <w:marTop w:val="0"/>
              <w:marBottom w:val="0"/>
              <w:divBdr>
                <w:top w:val="none" w:sz="0" w:space="0" w:color="auto"/>
                <w:left w:val="none" w:sz="0" w:space="0" w:color="auto"/>
                <w:bottom w:val="none" w:sz="0" w:space="0" w:color="auto"/>
                <w:right w:val="none" w:sz="0" w:space="0" w:color="auto"/>
              </w:divBdr>
            </w:div>
            <w:div w:id="2167646">
              <w:marLeft w:val="0"/>
              <w:marRight w:val="0"/>
              <w:marTop w:val="0"/>
              <w:marBottom w:val="0"/>
              <w:divBdr>
                <w:top w:val="none" w:sz="0" w:space="0" w:color="auto"/>
                <w:left w:val="none" w:sz="0" w:space="0" w:color="auto"/>
                <w:bottom w:val="none" w:sz="0" w:space="0" w:color="auto"/>
                <w:right w:val="none" w:sz="0" w:space="0" w:color="auto"/>
              </w:divBdr>
            </w:div>
            <w:div w:id="285622125">
              <w:marLeft w:val="0"/>
              <w:marRight w:val="0"/>
              <w:marTop w:val="0"/>
              <w:marBottom w:val="0"/>
              <w:divBdr>
                <w:top w:val="none" w:sz="0" w:space="0" w:color="auto"/>
                <w:left w:val="none" w:sz="0" w:space="0" w:color="auto"/>
                <w:bottom w:val="none" w:sz="0" w:space="0" w:color="auto"/>
                <w:right w:val="none" w:sz="0" w:space="0" w:color="auto"/>
              </w:divBdr>
            </w:div>
            <w:div w:id="1595624764">
              <w:marLeft w:val="0"/>
              <w:marRight w:val="0"/>
              <w:marTop w:val="0"/>
              <w:marBottom w:val="0"/>
              <w:divBdr>
                <w:top w:val="none" w:sz="0" w:space="0" w:color="auto"/>
                <w:left w:val="none" w:sz="0" w:space="0" w:color="auto"/>
                <w:bottom w:val="none" w:sz="0" w:space="0" w:color="auto"/>
                <w:right w:val="none" w:sz="0" w:space="0" w:color="auto"/>
              </w:divBdr>
            </w:div>
            <w:div w:id="513959565">
              <w:marLeft w:val="0"/>
              <w:marRight w:val="0"/>
              <w:marTop w:val="0"/>
              <w:marBottom w:val="0"/>
              <w:divBdr>
                <w:top w:val="none" w:sz="0" w:space="0" w:color="auto"/>
                <w:left w:val="none" w:sz="0" w:space="0" w:color="auto"/>
                <w:bottom w:val="none" w:sz="0" w:space="0" w:color="auto"/>
                <w:right w:val="none" w:sz="0" w:space="0" w:color="auto"/>
              </w:divBdr>
            </w:div>
            <w:div w:id="1600798460">
              <w:marLeft w:val="0"/>
              <w:marRight w:val="0"/>
              <w:marTop w:val="0"/>
              <w:marBottom w:val="0"/>
              <w:divBdr>
                <w:top w:val="none" w:sz="0" w:space="0" w:color="auto"/>
                <w:left w:val="none" w:sz="0" w:space="0" w:color="auto"/>
                <w:bottom w:val="none" w:sz="0" w:space="0" w:color="auto"/>
                <w:right w:val="none" w:sz="0" w:space="0" w:color="auto"/>
              </w:divBdr>
            </w:div>
            <w:div w:id="1666860272">
              <w:marLeft w:val="0"/>
              <w:marRight w:val="0"/>
              <w:marTop w:val="0"/>
              <w:marBottom w:val="0"/>
              <w:divBdr>
                <w:top w:val="none" w:sz="0" w:space="0" w:color="auto"/>
                <w:left w:val="none" w:sz="0" w:space="0" w:color="auto"/>
                <w:bottom w:val="none" w:sz="0" w:space="0" w:color="auto"/>
                <w:right w:val="none" w:sz="0" w:space="0" w:color="auto"/>
              </w:divBdr>
            </w:div>
            <w:div w:id="1028603270">
              <w:marLeft w:val="0"/>
              <w:marRight w:val="0"/>
              <w:marTop w:val="0"/>
              <w:marBottom w:val="0"/>
              <w:divBdr>
                <w:top w:val="none" w:sz="0" w:space="0" w:color="auto"/>
                <w:left w:val="none" w:sz="0" w:space="0" w:color="auto"/>
                <w:bottom w:val="none" w:sz="0" w:space="0" w:color="auto"/>
                <w:right w:val="none" w:sz="0" w:space="0" w:color="auto"/>
              </w:divBdr>
            </w:div>
            <w:div w:id="1761218909">
              <w:marLeft w:val="0"/>
              <w:marRight w:val="0"/>
              <w:marTop w:val="0"/>
              <w:marBottom w:val="0"/>
              <w:divBdr>
                <w:top w:val="none" w:sz="0" w:space="0" w:color="auto"/>
                <w:left w:val="none" w:sz="0" w:space="0" w:color="auto"/>
                <w:bottom w:val="none" w:sz="0" w:space="0" w:color="auto"/>
                <w:right w:val="none" w:sz="0" w:space="0" w:color="auto"/>
              </w:divBdr>
            </w:div>
            <w:div w:id="423036428">
              <w:marLeft w:val="0"/>
              <w:marRight w:val="0"/>
              <w:marTop w:val="0"/>
              <w:marBottom w:val="0"/>
              <w:divBdr>
                <w:top w:val="none" w:sz="0" w:space="0" w:color="auto"/>
                <w:left w:val="none" w:sz="0" w:space="0" w:color="auto"/>
                <w:bottom w:val="none" w:sz="0" w:space="0" w:color="auto"/>
                <w:right w:val="none" w:sz="0" w:space="0" w:color="auto"/>
              </w:divBdr>
            </w:div>
            <w:div w:id="268895109">
              <w:marLeft w:val="0"/>
              <w:marRight w:val="0"/>
              <w:marTop w:val="0"/>
              <w:marBottom w:val="0"/>
              <w:divBdr>
                <w:top w:val="none" w:sz="0" w:space="0" w:color="auto"/>
                <w:left w:val="none" w:sz="0" w:space="0" w:color="auto"/>
                <w:bottom w:val="none" w:sz="0" w:space="0" w:color="auto"/>
                <w:right w:val="none" w:sz="0" w:space="0" w:color="auto"/>
              </w:divBdr>
            </w:div>
            <w:div w:id="219904112">
              <w:marLeft w:val="0"/>
              <w:marRight w:val="0"/>
              <w:marTop w:val="0"/>
              <w:marBottom w:val="0"/>
              <w:divBdr>
                <w:top w:val="none" w:sz="0" w:space="0" w:color="auto"/>
                <w:left w:val="none" w:sz="0" w:space="0" w:color="auto"/>
                <w:bottom w:val="none" w:sz="0" w:space="0" w:color="auto"/>
                <w:right w:val="none" w:sz="0" w:space="0" w:color="auto"/>
              </w:divBdr>
            </w:div>
            <w:div w:id="18555373">
              <w:marLeft w:val="0"/>
              <w:marRight w:val="0"/>
              <w:marTop w:val="0"/>
              <w:marBottom w:val="0"/>
              <w:divBdr>
                <w:top w:val="none" w:sz="0" w:space="0" w:color="auto"/>
                <w:left w:val="none" w:sz="0" w:space="0" w:color="auto"/>
                <w:bottom w:val="none" w:sz="0" w:space="0" w:color="auto"/>
                <w:right w:val="none" w:sz="0" w:space="0" w:color="auto"/>
              </w:divBdr>
            </w:div>
            <w:div w:id="628517184">
              <w:marLeft w:val="0"/>
              <w:marRight w:val="0"/>
              <w:marTop w:val="0"/>
              <w:marBottom w:val="0"/>
              <w:divBdr>
                <w:top w:val="none" w:sz="0" w:space="0" w:color="auto"/>
                <w:left w:val="none" w:sz="0" w:space="0" w:color="auto"/>
                <w:bottom w:val="none" w:sz="0" w:space="0" w:color="auto"/>
                <w:right w:val="none" w:sz="0" w:space="0" w:color="auto"/>
              </w:divBdr>
            </w:div>
            <w:div w:id="1738430051">
              <w:marLeft w:val="0"/>
              <w:marRight w:val="0"/>
              <w:marTop w:val="0"/>
              <w:marBottom w:val="0"/>
              <w:divBdr>
                <w:top w:val="none" w:sz="0" w:space="0" w:color="auto"/>
                <w:left w:val="none" w:sz="0" w:space="0" w:color="auto"/>
                <w:bottom w:val="none" w:sz="0" w:space="0" w:color="auto"/>
                <w:right w:val="none" w:sz="0" w:space="0" w:color="auto"/>
              </w:divBdr>
            </w:div>
            <w:div w:id="786124894">
              <w:marLeft w:val="0"/>
              <w:marRight w:val="0"/>
              <w:marTop w:val="0"/>
              <w:marBottom w:val="0"/>
              <w:divBdr>
                <w:top w:val="none" w:sz="0" w:space="0" w:color="auto"/>
                <w:left w:val="none" w:sz="0" w:space="0" w:color="auto"/>
                <w:bottom w:val="none" w:sz="0" w:space="0" w:color="auto"/>
                <w:right w:val="none" w:sz="0" w:space="0" w:color="auto"/>
              </w:divBdr>
            </w:div>
            <w:div w:id="1299727476">
              <w:marLeft w:val="0"/>
              <w:marRight w:val="0"/>
              <w:marTop w:val="0"/>
              <w:marBottom w:val="0"/>
              <w:divBdr>
                <w:top w:val="none" w:sz="0" w:space="0" w:color="auto"/>
                <w:left w:val="none" w:sz="0" w:space="0" w:color="auto"/>
                <w:bottom w:val="none" w:sz="0" w:space="0" w:color="auto"/>
                <w:right w:val="none" w:sz="0" w:space="0" w:color="auto"/>
              </w:divBdr>
            </w:div>
            <w:div w:id="590819844">
              <w:marLeft w:val="0"/>
              <w:marRight w:val="0"/>
              <w:marTop w:val="0"/>
              <w:marBottom w:val="0"/>
              <w:divBdr>
                <w:top w:val="none" w:sz="0" w:space="0" w:color="auto"/>
                <w:left w:val="none" w:sz="0" w:space="0" w:color="auto"/>
                <w:bottom w:val="none" w:sz="0" w:space="0" w:color="auto"/>
                <w:right w:val="none" w:sz="0" w:space="0" w:color="auto"/>
              </w:divBdr>
            </w:div>
            <w:div w:id="1711030077">
              <w:marLeft w:val="0"/>
              <w:marRight w:val="0"/>
              <w:marTop w:val="0"/>
              <w:marBottom w:val="0"/>
              <w:divBdr>
                <w:top w:val="none" w:sz="0" w:space="0" w:color="auto"/>
                <w:left w:val="none" w:sz="0" w:space="0" w:color="auto"/>
                <w:bottom w:val="none" w:sz="0" w:space="0" w:color="auto"/>
                <w:right w:val="none" w:sz="0" w:space="0" w:color="auto"/>
              </w:divBdr>
            </w:div>
            <w:div w:id="856113531">
              <w:marLeft w:val="0"/>
              <w:marRight w:val="0"/>
              <w:marTop w:val="0"/>
              <w:marBottom w:val="0"/>
              <w:divBdr>
                <w:top w:val="none" w:sz="0" w:space="0" w:color="auto"/>
                <w:left w:val="none" w:sz="0" w:space="0" w:color="auto"/>
                <w:bottom w:val="none" w:sz="0" w:space="0" w:color="auto"/>
                <w:right w:val="none" w:sz="0" w:space="0" w:color="auto"/>
              </w:divBdr>
            </w:div>
            <w:div w:id="877199484">
              <w:marLeft w:val="0"/>
              <w:marRight w:val="0"/>
              <w:marTop w:val="0"/>
              <w:marBottom w:val="0"/>
              <w:divBdr>
                <w:top w:val="none" w:sz="0" w:space="0" w:color="auto"/>
                <w:left w:val="none" w:sz="0" w:space="0" w:color="auto"/>
                <w:bottom w:val="none" w:sz="0" w:space="0" w:color="auto"/>
                <w:right w:val="none" w:sz="0" w:space="0" w:color="auto"/>
              </w:divBdr>
            </w:div>
            <w:div w:id="243270553">
              <w:marLeft w:val="0"/>
              <w:marRight w:val="0"/>
              <w:marTop w:val="0"/>
              <w:marBottom w:val="0"/>
              <w:divBdr>
                <w:top w:val="none" w:sz="0" w:space="0" w:color="auto"/>
                <w:left w:val="none" w:sz="0" w:space="0" w:color="auto"/>
                <w:bottom w:val="none" w:sz="0" w:space="0" w:color="auto"/>
                <w:right w:val="none" w:sz="0" w:space="0" w:color="auto"/>
              </w:divBdr>
            </w:div>
            <w:div w:id="387072716">
              <w:marLeft w:val="0"/>
              <w:marRight w:val="0"/>
              <w:marTop w:val="0"/>
              <w:marBottom w:val="0"/>
              <w:divBdr>
                <w:top w:val="none" w:sz="0" w:space="0" w:color="auto"/>
                <w:left w:val="none" w:sz="0" w:space="0" w:color="auto"/>
                <w:bottom w:val="none" w:sz="0" w:space="0" w:color="auto"/>
                <w:right w:val="none" w:sz="0" w:space="0" w:color="auto"/>
              </w:divBdr>
            </w:div>
            <w:div w:id="900216561">
              <w:marLeft w:val="0"/>
              <w:marRight w:val="0"/>
              <w:marTop w:val="0"/>
              <w:marBottom w:val="0"/>
              <w:divBdr>
                <w:top w:val="none" w:sz="0" w:space="0" w:color="auto"/>
                <w:left w:val="none" w:sz="0" w:space="0" w:color="auto"/>
                <w:bottom w:val="none" w:sz="0" w:space="0" w:color="auto"/>
                <w:right w:val="none" w:sz="0" w:space="0" w:color="auto"/>
              </w:divBdr>
            </w:div>
            <w:div w:id="1577478442">
              <w:marLeft w:val="0"/>
              <w:marRight w:val="0"/>
              <w:marTop w:val="0"/>
              <w:marBottom w:val="0"/>
              <w:divBdr>
                <w:top w:val="none" w:sz="0" w:space="0" w:color="auto"/>
                <w:left w:val="none" w:sz="0" w:space="0" w:color="auto"/>
                <w:bottom w:val="none" w:sz="0" w:space="0" w:color="auto"/>
                <w:right w:val="none" w:sz="0" w:space="0" w:color="auto"/>
              </w:divBdr>
            </w:div>
            <w:div w:id="193158735">
              <w:marLeft w:val="0"/>
              <w:marRight w:val="0"/>
              <w:marTop w:val="0"/>
              <w:marBottom w:val="0"/>
              <w:divBdr>
                <w:top w:val="none" w:sz="0" w:space="0" w:color="auto"/>
                <w:left w:val="none" w:sz="0" w:space="0" w:color="auto"/>
                <w:bottom w:val="none" w:sz="0" w:space="0" w:color="auto"/>
                <w:right w:val="none" w:sz="0" w:space="0" w:color="auto"/>
              </w:divBdr>
            </w:div>
            <w:div w:id="270630527">
              <w:marLeft w:val="0"/>
              <w:marRight w:val="0"/>
              <w:marTop w:val="0"/>
              <w:marBottom w:val="0"/>
              <w:divBdr>
                <w:top w:val="none" w:sz="0" w:space="0" w:color="auto"/>
                <w:left w:val="none" w:sz="0" w:space="0" w:color="auto"/>
                <w:bottom w:val="none" w:sz="0" w:space="0" w:color="auto"/>
                <w:right w:val="none" w:sz="0" w:space="0" w:color="auto"/>
              </w:divBdr>
            </w:div>
            <w:div w:id="115612237">
              <w:marLeft w:val="0"/>
              <w:marRight w:val="0"/>
              <w:marTop w:val="0"/>
              <w:marBottom w:val="0"/>
              <w:divBdr>
                <w:top w:val="none" w:sz="0" w:space="0" w:color="auto"/>
                <w:left w:val="none" w:sz="0" w:space="0" w:color="auto"/>
                <w:bottom w:val="none" w:sz="0" w:space="0" w:color="auto"/>
                <w:right w:val="none" w:sz="0" w:space="0" w:color="auto"/>
              </w:divBdr>
            </w:div>
            <w:div w:id="10568801">
              <w:marLeft w:val="0"/>
              <w:marRight w:val="0"/>
              <w:marTop w:val="0"/>
              <w:marBottom w:val="0"/>
              <w:divBdr>
                <w:top w:val="none" w:sz="0" w:space="0" w:color="auto"/>
                <w:left w:val="none" w:sz="0" w:space="0" w:color="auto"/>
                <w:bottom w:val="none" w:sz="0" w:space="0" w:color="auto"/>
                <w:right w:val="none" w:sz="0" w:space="0" w:color="auto"/>
              </w:divBdr>
            </w:div>
            <w:div w:id="1784494050">
              <w:marLeft w:val="0"/>
              <w:marRight w:val="0"/>
              <w:marTop w:val="0"/>
              <w:marBottom w:val="0"/>
              <w:divBdr>
                <w:top w:val="none" w:sz="0" w:space="0" w:color="auto"/>
                <w:left w:val="none" w:sz="0" w:space="0" w:color="auto"/>
                <w:bottom w:val="none" w:sz="0" w:space="0" w:color="auto"/>
                <w:right w:val="none" w:sz="0" w:space="0" w:color="auto"/>
              </w:divBdr>
            </w:div>
            <w:div w:id="68694877">
              <w:marLeft w:val="0"/>
              <w:marRight w:val="0"/>
              <w:marTop w:val="0"/>
              <w:marBottom w:val="0"/>
              <w:divBdr>
                <w:top w:val="none" w:sz="0" w:space="0" w:color="auto"/>
                <w:left w:val="none" w:sz="0" w:space="0" w:color="auto"/>
                <w:bottom w:val="none" w:sz="0" w:space="0" w:color="auto"/>
                <w:right w:val="none" w:sz="0" w:space="0" w:color="auto"/>
              </w:divBdr>
            </w:div>
            <w:div w:id="495076364">
              <w:marLeft w:val="0"/>
              <w:marRight w:val="0"/>
              <w:marTop w:val="0"/>
              <w:marBottom w:val="0"/>
              <w:divBdr>
                <w:top w:val="none" w:sz="0" w:space="0" w:color="auto"/>
                <w:left w:val="none" w:sz="0" w:space="0" w:color="auto"/>
                <w:bottom w:val="none" w:sz="0" w:space="0" w:color="auto"/>
                <w:right w:val="none" w:sz="0" w:space="0" w:color="auto"/>
              </w:divBdr>
            </w:div>
            <w:div w:id="739518298">
              <w:marLeft w:val="0"/>
              <w:marRight w:val="0"/>
              <w:marTop w:val="0"/>
              <w:marBottom w:val="0"/>
              <w:divBdr>
                <w:top w:val="none" w:sz="0" w:space="0" w:color="auto"/>
                <w:left w:val="none" w:sz="0" w:space="0" w:color="auto"/>
                <w:bottom w:val="none" w:sz="0" w:space="0" w:color="auto"/>
                <w:right w:val="none" w:sz="0" w:space="0" w:color="auto"/>
              </w:divBdr>
            </w:div>
            <w:div w:id="813789907">
              <w:marLeft w:val="0"/>
              <w:marRight w:val="0"/>
              <w:marTop w:val="0"/>
              <w:marBottom w:val="0"/>
              <w:divBdr>
                <w:top w:val="none" w:sz="0" w:space="0" w:color="auto"/>
                <w:left w:val="none" w:sz="0" w:space="0" w:color="auto"/>
                <w:bottom w:val="none" w:sz="0" w:space="0" w:color="auto"/>
                <w:right w:val="none" w:sz="0" w:space="0" w:color="auto"/>
              </w:divBdr>
            </w:div>
            <w:div w:id="862942160">
              <w:marLeft w:val="0"/>
              <w:marRight w:val="0"/>
              <w:marTop w:val="0"/>
              <w:marBottom w:val="0"/>
              <w:divBdr>
                <w:top w:val="none" w:sz="0" w:space="0" w:color="auto"/>
                <w:left w:val="none" w:sz="0" w:space="0" w:color="auto"/>
                <w:bottom w:val="none" w:sz="0" w:space="0" w:color="auto"/>
                <w:right w:val="none" w:sz="0" w:space="0" w:color="auto"/>
              </w:divBdr>
            </w:div>
            <w:div w:id="804782483">
              <w:marLeft w:val="0"/>
              <w:marRight w:val="0"/>
              <w:marTop w:val="0"/>
              <w:marBottom w:val="0"/>
              <w:divBdr>
                <w:top w:val="none" w:sz="0" w:space="0" w:color="auto"/>
                <w:left w:val="none" w:sz="0" w:space="0" w:color="auto"/>
                <w:bottom w:val="none" w:sz="0" w:space="0" w:color="auto"/>
                <w:right w:val="none" w:sz="0" w:space="0" w:color="auto"/>
              </w:divBdr>
            </w:div>
            <w:div w:id="1974629543">
              <w:marLeft w:val="0"/>
              <w:marRight w:val="0"/>
              <w:marTop w:val="0"/>
              <w:marBottom w:val="0"/>
              <w:divBdr>
                <w:top w:val="none" w:sz="0" w:space="0" w:color="auto"/>
                <w:left w:val="none" w:sz="0" w:space="0" w:color="auto"/>
                <w:bottom w:val="none" w:sz="0" w:space="0" w:color="auto"/>
                <w:right w:val="none" w:sz="0" w:space="0" w:color="auto"/>
              </w:divBdr>
            </w:div>
            <w:div w:id="1682776269">
              <w:marLeft w:val="0"/>
              <w:marRight w:val="0"/>
              <w:marTop w:val="0"/>
              <w:marBottom w:val="0"/>
              <w:divBdr>
                <w:top w:val="none" w:sz="0" w:space="0" w:color="auto"/>
                <w:left w:val="none" w:sz="0" w:space="0" w:color="auto"/>
                <w:bottom w:val="none" w:sz="0" w:space="0" w:color="auto"/>
                <w:right w:val="none" w:sz="0" w:space="0" w:color="auto"/>
              </w:divBdr>
            </w:div>
            <w:div w:id="1942103574">
              <w:marLeft w:val="0"/>
              <w:marRight w:val="0"/>
              <w:marTop w:val="0"/>
              <w:marBottom w:val="0"/>
              <w:divBdr>
                <w:top w:val="none" w:sz="0" w:space="0" w:color="auto"/>
                <w:left w:val="none" w:sz="0" w:space="0" w:color="auto"/>
                <w:bottom w:val="none" w:sz="0" w:space="0" w:color="auto"/>
                <w:right w:val="none" w:sz="0" w:space="0" w:color="auto"/>
              </w:divBdr>
            </w:div>
            <w:div w:id="856700876">
              <w:marLeft w:val="0"/>
              <w:marRight w:val="0"/>
              <w:marTop w:val="0"/>
              <w:marBottom w:val="0"/>
              <w:divBdr>
                <w:top w:val="none" w:sz="0" w:space="0" w:color="auto"/>
                <w:left w:val="none" w:sz="0" w:space="0" w:color="auto"/>
                <w:bottom w:val="none" w:sz="0" w:space="0" w:color="auto"/>
                <w:right w:val="none" w:sz="0" w:space="0" w:color="auto"/>
              </w:divBdr>
            </w:div>
            <w:div w:id="857738392">
              <w:marLeft w:val="0"/>
              <w:marRight w:val="0"/>
              <w:marTop w:val="0"/>
              <w:marBottom w:val="0"/>
              <w:divBdr>
                <w:top w:val="none" w:sz="0" w:space="0" w:color="auto"/>
                <w:left w:val="none" w:sz="0" w:space="0" w:color="auto"/>
                <w:bottom w:val="none" w:sz="0" w:space="0" w:color="auto"/>
                <w:right w:val="none" w:sz="0" w:space="0" w:color="auto"/>
              </w:divBdr>
            </w:div>
            <w:div w:id="950087648">
              <w:marLeft w:val="0"/>
              <w:marRight w:val="0"/>
              <w:marTop w:val="0"/>
              <w:marBottom w:val="0"/>
              <w:divBdr>
                <w:top w:val="none" w:sz="0" w:space="0" w:color="auto"/>
                <w:left w:val="none" w:sz="0" w:space="0" w:color="auto"/>
                <w:bottom w:val="none" w:sz="0" w:space="0" w:color="auto"/>
                <w:right w:val="none" w:sz="0" w:space="0" w:color="auto"/>
              </w:divBdr>
            </w:div>
            <w:div w:id="1015963256">
              <w:marLeft w:val="0"/>
              <w:marRight w:val="0"/>
              <w:marTop w:val="0"/>
              <w:marBottom w:val="0"/>
              <w:divBdr>
                <w:top w:val="none" w:sz="0" w:space="0" w:color="auto"/>
                <w:left w:val="none" w:sz="0" w:space="0" w:color="auto"/>
                <w:bottom w:val="none" w:sz="0" w:space="0" w:color="auto"/>
                <w:right w:val="none" w:sz="0" w:space="0" w:color="auto"/>
              </w:divBdr>
            </w:div>
            <w:div w:id="1060790613">
              <w:marLeft w:val="0"/>
              <w:marRight w:val="0"/>
              <w:marTop w:val="0"/>
              <w:marBottom w:val="0"/>
              <w:divBdr>
                <w:top w:val="none" w:sz="0" w:space="0" w:color="auto"/>
                <w:left w:val="none" w:sz="0" w:space="0" w:color="auto"/>
                <w:bottom w:val="none" w:sz="0" w:space="0" w:color="auto"/>
                <w:right w:val="none" w:sz="0" w:space="0" w:color="auto"/>
              </w:divBdr>
            </w:div>
            <w:div w:id="493300965">
              <w:marLeft w:val="0"/>
              <w:marRight w:val="0"/>
              <w:marTop w:val="0"/>
              <w:marBottom w:val="0"/>
              <w:divBdr>
                <w:top w:val="none" w:sz="0" w:space="0" w:color="auto"/>
                <w:left w:val="none" w:sz="0" w:space="0" w:color="auto"/>
                <w:bottom w:val="none" w:sz="0" w:space="0" w:color="auto"/>
                <w:right w:val="none" w:sz="0" w:space="0" w:color="auto"/>
              </w:divBdr>
            </w:div>
            <w:div w:id="1932279009">
              <w:marLeft w:val="0"/>
              <w:marRight w:val="0"/>
              <w:marTop w:val="0"/>
              <w:marBottom w:val="0"/>
              <w:divBdr>
                <w:top w:val="none" w:sz="0" w:space="0" w:color="auto"/>
                <w:left w:val="none" w:sz="0" w:space="0" w:color="auto"/>
                <w:bottom w:val="none" w:sz="0" w:space="0" w:color="auto"/>
                <w:right w:val="none" w:sz="0" w:space="0" w:color="auto"/>
              </w:divBdr>
            </w:div>
            <w:div w:id="208038313">
              <w:marLeft w:val="0"/>
              <w:marRight w:val="0"/>
              <w:marTop w:val="0"/>
              <w:marBottom w:val="0"/>
              <w:divBdr>
                <w:top w:val="none" w:sz="0" w:space="0" w:color="auto"/>
                <w:left w:val="none" w:sz="0" w:space="0" w:color="auto"/>
                <w:bottom w:val="none" w:sz="0" w:space="0" w:color="auto"/>
                <w:right w:val="none" w:sz="0" w:space="0" w:color="auto"/>
              </w:divBdr>
            </w:div>
            <w:div w:id="795488469">
              <w:marLeft w:val="0"/>
              <w:marRight w:val="0"/>
              <w:marTop w:val="0"/>
              <w:marBottom w:val="0"/>
              <w:divBdr>
                <w:top w:val="none" w:sz="0" w:space="0" w:color="auto"/>
                <w:left w:val="none" w:sz="0" w:space="0" w:color="auto"/>
                <w:bottom w:val="none" w:sz="0" w:space="0" w:color="auto"/>
                <w:right w:val="none" w:sz="0" w:space="0" w:color="auto"/>
              </w:divBdr>
            </w:div>
            <w:div w:id="1848130843">
              <w:marLeft w:val="0"/>
              <w:marRight w:val="0"/>
              <w:marTop w:val="0"/>
              <w:marBottom w:val="0"/>
              <w:divBdr>
                <w:top w:val="none" w:sz="0" w:space="0" w:color="auto"/>
                <w:left w:val="none" w:sz="0" w:space="0" w:color="auto"/>
                <w:bottom w:val="none" w:sz="0" w:space="0" w:color="auto"/>
                <w:right w:val="none" w:sz="0" w:space="0" w:color="auto"/>
              </w:divBdr>
            </w:div>
            <w:div w:id="1161391885">
              <w:marLeft w:val="0"/>
              <w:marRight w:val="0"/>
              <w:marTop w:val="0"/>
              <w:marBottom w:val="0"/>
              <w:divBdr>
                <w:top w:val="none" w:sz="0" w:space="0" w:color="auto"/>
                <w:left w:val="none" w:sz="0" w:space="0" w:color="auto"/>
                <w:bottom w:val="none" w:sz="0" w:space="0" w:color="auto"/>
                <w:right w:val="none" w:sz="0" w:space="0" w:color="auto"/>
              </w:divBdr>
            </w:div>
            <w:div w:id="1601329413">
              <w:marLeft w:val="0"/>
              <w:marRight w:val="0"/>
              <w:marTop w:val="0"/>
              <w:marBottom w:val="0"/>
              <w:divBdr>
                <w:top w:val="none" w:sz="0" w:space="0" w:color="auto"/>
                <w:left w:val="none" w:sz="0" w:space="0" w:color="auto"/>
                <w:bottom w:val="none" w:sz="0" w:space="0" w:color="auto"/>
                <w:right w:val="none" w:sz="0" w:space="0" w:color="auto"/>
              </w:divBdr>
            </w:div>
            <w:div w:id="1132482791">
              <w:marLeft w:val="0"/>
              <w:marRight w:val="0"/>
              <w:marTop w:val="0"/>
              <w:marBottom w:val="0"/>
              <w:divBdr>
                <w:top w:val="none" w:sz="0" w:space="0" w:color="auto"/>
                <w:left w:val="none" w:sz="0" w:space="0" w:color="auto"/>
                <w:bottom w:val="none" w:sz="0" w:space="0" w:color="auto"/>
                <w:right w:val="none" w:sz="0" w:space="0" w:color="auto"/>
              </w:divBdr>
            </w:div>
            <w:div w:id="1520198991">
              <w:marLeft w:val="0"/>
              <w:marRight w:val="0"/>
              <w:marTop w:val="0"/>
              <w:marBottom w:val="0"/>
              <w:divBdr>
                <w:top w:val="none" w:sz="0" w:space="0" w:color="auto"/>
                <w:left w:val="none" w:sz="0" w:space="0" w:color="auto"/>
                <w:bottom w:val="none" w:sz="0" w:space="0" w:color="auto"/>
                <w:right w:val="none" w:sz="0" w:space="0" w:color="auto"/>
              </w:divBdr>
            </w:div>
            <w:div w:id="674461126">
              <w:marLeft w:val="0"/>
              <w:marRight w:val="0"/>
              <w:marTop w:val="0"/>
              <w:marBottom w:val="0"/>
              <w:divBdr>
                <w:top w:val="none" w:sz="0" w:space="0" w:color="auto"/>
                <w:left w:val="none" w:sz="0" w:space="0" w:color="auto"/>
                <w:bottom w:val="none" w:sz="0" w:space="0" w:color="auto"/>
                <w:right w:val="none" w:sz="0" w:space="0" w:color="auto"/>
              </w:divBdr>
            </w:div>
            <w:div w:id="1301573989">
              <w:marLeft w:val="0"/>
              <w:marRight w:val="0"/>
              <w:marTop w:val="0"/>
              <w:marBottom w:val="0"/>
              <w:divBdr>
                <w:top w:val="none" w:sz="0" w:space="0" w:color="auto"/>
                <w:left w:val="none" w:sz="0" w:space="0" w:color="auto"/>
                <w:bottom w:val="none" w:sz="0" w:space="0" w:color="auto"/>
                <w:right w:val="none" w:sz="0" w:space="0" w:color="auto"/>
              </w:divBdr>
            </w:div>
            <w:div w:id="1412585786">
              <w:marLeft w:val="0"/>
              <w:marRight w:val="0"/>
              <w:marTop w:val="0"/>
              <w:marBottom w:val="0"/>
              <w:divBdr>
                <w:top w:val="none" w:sz="0" w:space="0" w:color="auto"/>
                <w:left w:val="none" w:sz="0" w:space="0" w:color="auto"/>
                <w:bottom w:val="none" w:sz="0" w:space="0" w:color="auto"/>
                <w:right w:val="none" w:sz="0" w:space="0" w:color="auto"/>
              </w:divBdr>
            </w:div>
            <w:div w:id="960956756">
              <w:marLeft w:val="0"/>
              <w:marRight w:val="0"/>
              <w:marTop w:val="0"/>
              <w:marBottom w:val="0"/>
              <w:divBdr>
                <w:top w:val="none" w:sz="0" w:space="0" w:color="auto"/>
                <w:left w:val="none" w:sz="0" w:space="0" w:color="auto"/>
                <w:bottom w:val="none" w:sz="0" w:space="0" w:color="auto"/>
                <w:right w:val="none" w:sz="0" w:space="0" w:color="auto"/>
              </w:divBdr>
            </w:div>
            <w:div w:id="1484812586">
              <w:marLeft w:val="0"/>
              <w:marRight w:val="0"/>
              <w:marTop w:val="0"/>
              <w:marBottom w:val="0"/>
              <w:divBdr>
                <w:top w:val="none" w:sz="0" w:space="0" w:color="auto"/>
                <w:left w:val="none" w:sz="0" w:space="0" w:color="auto"/>
                <w:bottom w:val="none" w:sz="0" w:space="0" w:color="auto"/>
                <w:right w:val="none" w:sz="0" w:space="0" w:color="auto"/>
              </w:divBdr>
            </w:div>
            <w:div w:id="477566">
              <w:marLeft w:val="0"/>
              <w:marRight w:val="0"/>
              <w:marTop w:val="0"/>
              <w:marBottom w:val="0"/>
              <w:divBdr>
                <w:top w:val="none" w:sz="0" w:space="0" w:color="auto"/>
                <w:left w:val="none" w:sz="0" w:space="0" w:color="auto"/>
                <w:bottom w:val="none" w:sz="0" w:space="0" w:color="auto"/>
                <w:right w:val="none" w:sz="0" w:space="0" w:color="auto"/>
              </w:divBdr>
            </w:div>
            <w:div w:id="2096047057">
              <w:marLeft w:val="0"/>
              <w:marRight w:val="0"/>
              <w:marTop w:val="0"/>
              <w:marBottom w:val="0"/>
              <w:divBdr>
                <w:top w:val="none" w:sz="0" w:space="0" w:color="auto"/>
                <w:left w:val="none" w:sz="0" w:space="0" w:color="auto"/>
                <w:bottom w:val="none" w:sz="0" w:space="0" w:color="auto"/>
                <w:right w:val="none" w:sz="0" w:space="0" w:color="auto"/>
              </w:divBdr>
            </w:div>
            <w:div w:id="449324187">
              <w:marLeft w:val="0"/>
              <w:marRight w:val="0"/>
              <w:marTop w:val="0"/>
              <w:marBottom w:val="0"/>
              <w:divBdr>
                <w:top w:val="none" w:sz="0" w:space="0" w:color="auto"/>
                <w:left w:val="none" w:sz="0" w:space="0" w:color="auto"/>
                <w:bottom w:val="none" w:sz="0" w:space="0" w:color="auto"/>
                <w:right w:val="none" w:sz="0" w:space="0" w:color="auto"/>
              </w:divBdr>
            </w:div>
            <w:div w:id="1906407478">
              <w:marLeft w:val="0"/>
              <w:marRight w:val="0"/>
              <w:marTop w:val="0"/>
              <w:marBottom w:val="0"/>
              <w:divBdr>
                <w:top w:val="none" w:sz="0" w:space="0" w:color="auto"/>
                <w:left w:val="none" w:sz="0" w:space="0" w:color="auto"/>
                <w:bottom w:val="none" w:sz="0" w:space="0" w:color="auto"/>
                <w:right w:val="none" w:sz="0" w:space="0" w:color="auto"/>
              </w:divBdr>
            </w:div>
            <w:div w:id="1436711534">
              <w:marLeft w:val="0"/>
              <w:marRight w:val="0"/>
              <w:marTop w:val="0"/>
              <w:marBottom w:val="0"/>
              <w:divBdr>
                <w:top w:val="none" w:sz="0" w:space="0" w:color="auto"/>
                <w:left w:val="none" w:sz="0" w:space="0" w:color="auto"/>
                <w:bottom w:val="none" w:sz="0" w:space="0" w:color="auto"/>
                <w:right w:val="none" w:sz="0" w:space="0" w:color="auto"/>
              </w:divBdr>
            </w:div>
            <w:div w:id="94443551">
              <w:marLeft w:val="0"/>
              <w:marRight w:val="0"/>
              <w:marTop w:val="0"/>
              <w:marBottom w:val="0"/>
              <w:divBdr>
                <w:top w:val="none" w:sz="0" w:space="0" w:color="auto"/>
                <w:left w:val="none" w:sz="0" w:space="0" w:color="auto"/>
                <w:bottom w:val="none" w:sz="0" w:space="0" w:color="auto"/>
                <w:right w:val="none" w:sz="0" w:space="0" w:color="auto"/>
              </w:divBdr>
            </w:div>
            <w:div w:id="2067142557">
              <w:marLeft w:val="0"/>
              <w:marRight w:val="0"/>
              <w:marTop w:val="0"/>
              <w:marBottom w:val="0"/>
              <w:divBdr>
                <w:top w:val="none" w:sz="0" w:space="0" w:color="auto"/>
                <w:left w:val="none" w:sz="0" w:space="0" w:color="auto"/>
                <w:bottom w:val="none" w:sz="0" w:space="0" w:color="auto"/>
                <w:right w:val="none" w:sz="0" w:space="0" w:color="auto"/>
              </w:divBdr>
            </w:div>
            <w:div w:id="1855459986">
              <w:marLeft w:val="0"/>
              <w:marRight w:val="0"/>
              <w:marTop w:val="0"/>
              <w:marBottom w:val="0"/>
              <w:divBdr>
                <w:top w:val="none" w:sz="0" w:space="0" w:color="auto"/>
                <w:left w:val="none" w:sz="0" w:space="0" w:color="auto"/>
                <w:bottom w:val="none" w:sz="0" w:space="0" w:color="auto"/>
                <w:right w:val="none" w:sz="0" w:space="0" w:color="auto"/>
              </w:divBdr>
            </w:div>
            <w:div w:id="1723552313">
              <w:marLeft w:val="0"/>
              <w:marRight w:val="0"/>
              <w:marTop w:val="0"/>
              <w:marBottom w:val="0"/>
              <w:divBdr>
                <w:top w:val="none" w:sz="0" w:space="0" w:color="auto"/>
                <w:left w:val="none" w:sz="0" w:space="0" w:color="auto"/>
                <w:bottom w:val="none" w:sz="0" w:space="0" w:color="auto"/>
                <w:right w:val="none" w:sz="0" w:space="0" w:color="auto"/>
              </w:divBdr>
            </w:div>
            <w:div w:id="1757743403">
              <w:marLeft w:val="0"/>
              <w:marRight w:val="0"/>
              <w:marTop w:val="0"/>
              <w:marBottom w:val="0"/>
              <w:divBdr>
                <w:top w:val="none" w:sz="0" w:space="0" w:color="auto"/>
                <w:left w:val="none" w:sz="0" w:space="0" w:color="auto"/>
                <w:bottom w:val="none" w:sz="0" w:space="0" w:color="auto"/>
                <w:right w:val="none" w:sz="0" w:space="0" w:color="auto"/>
              </w:divBdr>
            </w:div>
            <w:div w:id="857935001">
              <w:marLeft w:val="0"/>
              <w:marRight w:val="0"/>
              <w:marTop w:val="0"/>
              <w:marBottom w:val="0"/>
              <w:divBdr>
                <w:top w:val="none" w:sz="0" w:space="0" w:color="auto"/>
                <w:left w:val="none" w:sz="0" w:space="0" w:color="auto"/>
                <w:bottom w:val="none" w:sz="0" w:space="0" w:color="auto"/>
                <w:right w:val="none" w:sz="0" w:space="0" w:color="auto"/>
              </w:divBdr>
            </w:div>
            <w:div w:id="1524977520">
              <w:marLeft w:val="0"/>
              <w:marRight w:val="0"/>
              <w:marTop w:val="0"/>
              <w:marBottom w:val="0"/>
              <w:divBdr>
                <w:top w:val="none" w:sz="0" w:space="0" w:color="auto"/>
                <w:left w:val="none" w:sz="0" w:space="0" w:color="auto"/>
                <w:bottom w:val="none" w:sz="0" w:space="0" w:color="auto"/>
                <w:right w:val="none" w:sz="0" w:space="0" w:color="auto"/>
              </w:divBdr>
            </w:div>
            <w:div w:id="417408484">
              <w:marLeft w:val="0"/>
              <w:marRight w:val="0"/>
              <w:marTop w:val="0"/>
              <w:marBottom w:val="0"/>
              <w:divBdr>
                <w:top w:val="none" w:sz="0" w:space="0" w:color="auto"/>
                <w:left w:val="none" w:sz="0" w:space="0" w:color="auto"/>
                <w:bottom w:val="none" w:sz="0" w:space="0" w:color="auto"/>
                <w:right w:val="none" w:sz="0" w:space="0" w:color="auto"/>
              </w:divBdr>
            </w:div>
            <w:div w:id="951666454">
              <w:marLeft w:val="0"/>
              <w:marRight w:val="0"/>
              <w:marTop w:val="0"/>
              <w:marBottom w:val="0"/>
              <w:divBdr>
                <w:top w:val="none" w:sz="0" w:space="0" w:color="auto"/>
                <w:left w:val="none" w:sz="0" w:space="0" w:color="auto"/>
                <w:bottom w:val="none" w:sz="0" w:space="0" w:color="auto"/>
                <w:right w:val="none" w:sz="0" w:space="0" w:color="auto"/>
              </w:divBdr>
            </w:div>
            <w:div w:id="830566836">
              <w:marLeft w:val="0"/>
              <w:marRight w:val="0"/>
              <w:marTop w:val="0"/>
              <w:marBottom w:val="0"/>
              <w:divBdr>
                <w:top w:val="none" w:sz="0" w:space="0" w:color="auto"/>
                <w:left w:val="none" w:sz="0" w:space="0" w:color="auto"/>
                <w:bottom w:val="none" w:sz="0" w:space="0" w:color="auto"/>
                <w:right w:val="none" w:sz="0" w:space="0" w:color="auto"/>
              </w:divBdr>
            </w:div>
            <w:div w:id="834682183">
              <w:marLeft w:val="0"/>
              <w:marRight w:val="0"/>
              <w:marTop w:val="0"/>
              <w:marBottom w:val="0"/>
              <w:divBdr>
                <w:top w:val="none" w:sz="0" w:space="0" w:color="auto"/>
                <w:left w:val="none" w:sz="0" w:space="0" w:color="auto"/>
                <w:bottom w:val="none" w:sz="0" w:space="0" w:color="auto"/>
                <w:right w:val="none" w:sz="0" w:space="0" w:color="auto"/>
              </w:divBdr>
            </w:div>
            <w:div w:id="1508207442">
              <w:marLeft w:val="0"/>
              <w:marRight w:val="0"/>
              <w:marTop w:val="0"/>
              <w:marBottom w:val="0"/>
              <w:divBdr>
                <w:top w:val="none" w:sz="0" w:space="0" w:color="auto"/>
                <w:left w:val="none" w:sz="0" w:space="0" w:color="auto"/>
                <w:bottom w:val="none" w:sz="0" w:space="0" w:color="auto"/>
                <w:right w:val="none" w:sz="0" w:space="0" w:color="auto"/>
              </w:divBdr>
            </w:div>
            <w:div w:id="1217933251">
              <w:marLeft w:val="0"/>
              <w:marRight w:val="0"/>
              <w:marTop w:val="0"/>
              <w:marBottom w:val="0"/>
              <w:divBdr>
                <w:top w:val="none" w:sz="0" w:space="0" w:color="auto"/>
                <w:left w:val="none" w:sz="0" w:space="0" w:color="auto"/>
                <w:bottom w:val="none" w:sz="0" w:space="0" w:color="auto"/>
                <w:right w:val="none" w:sz="0" w:space="0" w:color="auto"/>
              </w:divBdr>
            </w:div>
            <w:div w:id="1736078360">
              <w:marLeft w:val="0"/>
              <w:marRight w:val="0"/>
              <w:marTop w:val="0"/>
              <w:marBottom w:val="0"/>
              <w:divBdr>
                <w:top w:val="none" w:sz="0" w:space="0" w:color="auto"/>
                <w:left w:val="none" w:sz="0" w:space="0" w:color="auto"/>
                <w:bottom w:val="none" w:sz="0" w:space="0" w:color="auto"/>
                <w:right w:val="none" w:sz="0" w:space="0" w:color="auto"/>
              </w:divBdr>
            </w:div>
            <w:div w:id="1563448836">
              <w:marLeft w:val="0"/>
              <w:marRight w:val="0"/>
              <w:marTop w:val="0"/>
              <w:marBottom w:val="0"/>
              <w:divBdr>
                <w:top w:val="none" w:sz="0" w:space="0" w:color="auto"/>
                <w:left w:val="none" w:sz="0" w:space="0" w:color="auto"/>
                <w:bottom w:val="none" w:sz="0" w:space="0" w:color="auto"/>
                <w:right w:val="none" w:sz="0" w:space="0" w:color="auto"/>
              </w:divBdr>
            </w:div>
            <w:div w:id="178473307">
              <w:marLeft w:val="0"/>
              <w:marRight w:val="0"/>
              <w:marTop w:val="0"/>
              <w:marBottom w:val="0"/>
              <w:divBdr>
                <w:top w:val="none" w:sz="0" w:space="0" w:color="auto"/>
                <w:left w:val="none" w:sz="0" w:space="0" w:color="auto"/>
                <w:bottom w:val="none" w:sz="0" w:space="0" w:color="auto"/>
                <w:right w:val="none" w:sz="0" w:space="0" w:color="auto"/>
              </w:divBdr>
            </w:div>
            <w:div w:id="894239802">
              <w:marLeft w:val="0"/>
              <w:marRight w:val="0"/>
              <w:marTop w:val="0"/>
              <w:marBottom w:val="0"/>
              <w:divBdr>
                <w:top w:val="none" w:sz="0" w:space="0" w:color="auto"/>
                <w:left w:val="none" w:sz="0" w:space="0" w:color="auto"/>
                <w:bottom w:val="none" w:sz="0" w:space="0" w:color="auto"/>
                <w:right w:val="none" w:sz="0" w:space="0" w:color="auto"/>
              </w:divBdr>
            </w:div>
            <w:div w:id="1090196034">
              <w:marLeft w:val="0"/>
              <w:marRight w:val="0"/>
              <w:marTop w:val="0"/>
              <w:marBottom w:val="0"/>
              <w:divBdr>
                <w:top w:val="none" w:sz="0" w:space="0" w:color="auto"/>
                <w:left w:val="none" w:sz="0" w:space="0" w:color="auto"/>
                <w:bottom w:val="none" w:sz="0" w:space="0" w:color="auto"/>
                <w:right w:val="none" w:sz="0" w:space="0" w:color="auto"/>
              </w:divBdr>
            </w:div>
            <w:div w:id="53701492">
              <w:marLeft w:val="0"/>
              <w:marRight w:val="0"/>
              <w:marTop w:val="0"/>
              <w:marBottom w:val="0"/>
              <w:divBdr>
                <w:top w:val="none" w:sz="0" w:space="0" w:color="auto"/>
                <w:left w:val="none" w:sz="0" w:space="0" w:color="auto"/>
                <w:bottom w:val="none" w:sz="0" w:space="0" w:color="auto"/>
                <w:right w:val="none" w:sz="0" w:space="0" w:color="auto"/>
              </w:divBdr>
            </w:div>
            <w:div w:id="2018772996">
              <w:marLeft w:val="0"/>
              <w:marRight w:val="0"/>
              <w:marTop w:val="0"/>
              <w:marBottom w:val="0"/>
              <w:divBdr>
                <w:top w:val="none" w:sz="0" w:space="0" w:color="auto"/>
                <w:left w:val="none" w:sz="0" w:space="0" w:color="auto"/>
                <w:bottom w:val="none" w:sz="0" w:space="0" w:color="auto"/>
                <w:right w:val="none" w:sz="0" w:space="0" w:color="auto"/>
              </w:divBdr>
            </w:div>
            <w:div w:id="2094163057">
              <w:marLeft w:val="0"/>
              <w:marRight w:val="0"/>
              <w:marTop w:val="0"/>
              <w:marBottom w:val="0"/>
              <w:divBdr>
                <w:top w:val="none" w:sz="0" w:space="0" w:color="auto"/>
                <w:left w:val="none" w:sz="0" w:space="0" w:color="auto"/>
                <w:bottom w:val="none" w:sz="0" w:space="0" w:color="auto"/>
                <w:right w:val="none" w:sz="0" w:space="0" w:color="auto"/>
              </w:divBdr>
            </w:div>
            <w:div w:id="1451245578">
              <w:marLeft w:val="0"/>
              <w:marRight w:val="0"/>
              <w:marTop w:val="0"/>
              <w:marBottom w:val="0"/>
              <w:divBdr>
                <w:top w:val="none" w:sz="0" w:space="0" w:color="auto"/>
                <w:left w:val="none" w:sz="0" w:space="0" w:color="auto"/>
                <w:bottom w:val="none" w:sz="0" w:space="0" w:color="auto"/>
                <w:right w:val="none" w:sz="0" w:space="0" w:color="auto"/>
              </w:divBdr>
            </w:div>
            <w:div w:id="1751927777">
              <w:marLeft w:val="0"/>
              <w:marRight w:val="0"/>
              <w:marTop w:val="0"/>
              <w:marBottom w:val="0"/>
              <w:divBdr>
                <w:top w:val="none" w:sz="0" w:space="0" w:color="auto"/>
                <w:left w:val="none" w:sz="0" w:space="0" w:color="auto"/>
                <w:bottom w:val="none" w:sz="0" w:space="0" w:color="auto"/>
                <w:right w:val="none" w:sz="0" w:space="0" w:color="auto"/>
              </w:divBdr>
            </w:div>
            <w:div w:id="263805610">
              <w:marLeft w:val="0"/>
              <w:marRight w:val="0"/>
              <w:marTop w:val="0"/>
              <w:marBottom w:val="0"/>
              <w:divBdr>
                <w:top w:val="none" w:sz="0" w:space="0" w:color="auto"/>
                <w:left w:val="none" w:sz="0" w:space="0" w:color="auto"/>
                <w:bottom w:val="none" w:sz="0" w:space="0" w:color="auto"/>
                <w:right w:val="none" w:sz="0" w:space="0" w:color="auto"/>
              </w:divBdr>
            </w:div>
            <w:div w:id="1053653570">
              <w:marLeft w:val="0"/>
              <w:marRight w:val="0"/>
              <w:marTop w:val="0"/>
              <w:marBottom w:val="0"/>
              <w:divBdr>
                <w:top w:val="none" w:sz="0" w:space="0" w:color="auto"/>
                <w:left w:val="none" w:sz="0" w:space="0" w:color="auto"/>
                <w:bottom w:val="none" w:sz="0" w:space="0" w:color="auto"/>
                <w:right w:val="none" w:sz="0" w:space="0" w:color="auto"/>
              </w:divBdr>
            </w:div>
            <w:div w:id="1475559522">
              <w:marLeft w:val="0"/>
              <w:marRight w:val="0"/>
              <w:marTop w:val="0"/>
              <w:marBottom w:val="0"/>
              <w:divBdr>
                <w:top w:val="none" w:sz="0" w:space="0" w:color="auto"/>
                <w:left w:val="none" w:sz="0" w:space="0" w:color="auto"/>
                <w:bottom w:val="none" w:sz="0" w:space="0" w:color="auto"/>
                <w:right w:val="none" w:sz="0" w:space="0" w:color="auto"/>
              </w:divBdr>
            </w:div>
            <w:div w:id="312104266">
              <w:marLeft w:val="0"/>
              <w:marRight w:val="0"/>
              <w:marTop w:val="0"/>
              <w:marBottom w:val="0"/>
              <w:divBdr>
                <w:top w:val="none" w:sz="0" w:space="0" w:color="auto"/>
                <w:left w:val="none" w:sz="0" w:space="0" w:color="auto"/>
                <w:bottom w:val="none" w:sz="0" w:space="0" w:color="auto"/>
                <w:right w:val="none" w:sz="0" w:space="0" w:color="auto"/>
              </w:divBdr>
            </w:div>
            <w:div w:id="680861113">
              <w:marLeft w:val="0"/>
              <w:marRight w:val="0"/>
              <w:marTop w:val="0"/>
              <w:marBottom w:val="0"/>
              <w:divBdr>
                <w:top w:val="none" w:sz="0" w:space="0" w:color="auto"/>
                <w:left w:val="none" w:sz="0" w:space="0" w:color="auto"/>
                <w:bottom w:val="none" w:sz="0" w:space="0" w:color="auto"/>
                <w:right w:val="none" w:sz="0" w:space="0" w:color="auto"/>
              </w:divBdr>
            </w:div>
            <w:div w:id="1427996197">
              <w:marLeft w:val="0"/>
              <w:marRight w:val="0"/>
              <w:marTop w:val="0"/>
              <w:marBottom w:val="0"/>
              <w:divBdr>
                <w:top w:val="none" w:sz="0" w:space="0" w:color="auto"/>
                <w:left w:val="none" w:sz="0" w:space="0" w:color="auto"/>
                <w:bottom w:val="none" w:sz="0" w:space="0" w:color="auto"/>
                <w:right w:val="none" w:sz="0" w:space="0" w:color="auto"/>
              </w:divBdr>
            </w:div>
            <w:div w:id="38408956">
              <w:marLeft w:val="0"/>
              <w:marRight w:val="0"/>
              <w:marTop w:val="0"/>
              <w:marBottom w:val="0"/>
              <w:divBdr>
                <w:top w:val="none" w:sz="0" w:space="0" w:color="auto"/>
                <w:left w:val="none" w:sz="0" w:space="0" w:color="auto"/>
                <w:bottom w:val="none" w:sz="0" w:space="0" w:color="auto"/>
                <w:right w:val="none" w:sz="0" w:space="0" w:color="auto"/>
              </w:divBdr>
            </w:div>
            <w:div w:id="1546989010">
              <w:marLeft w:val="0"/>
              <w:marRight w:val="0"/>
              <w:marTop w:val="0"/>
              <w:marBottom w:val="0"/>
              <w:divBdr>
                <w:top w:val="none" w:sz="0" w:space="0" w:color="auto"/>
                <w:left w:val="none" w:sz="0" w:space="0" w:color="auto"/>
                <w:bottom w:val="none" w:sz="0" w:space="0" w:color="auto"/>
                <w:right w:val="none" w:sz="0" w:space="0" w:color="auto"/>
              </w:divBdr>
            </w:div>
            <w:div w:id="1674184416">
              <w:marLeft w:val="0"/>
              <w:marRight w:val="0"/>
              <w:marTop w:val="0"/>
              <w:marBottom w:val="0"/>
              <w:divBdr>
                <w:top w:val="none" w:sz="0" w:space="0" w:color="auto"/>
                <w:left w:val="none" w:sz="0" w:space="0" w:color="auto"/>
                <w:bottom w:val="none" w:sz="0" w:space="0" w:color="auto"/>
                <w:right w:val="none" w:sz="0" w:space="0" w:color="auto"/>
              </w:divBdr>
            </w:div>
            <w:div w:id="990791436">
              <w:marLeft w:val="0"/>
              <w:marRight w:val="0"/>
              <w:marTop w:val="0"/>
              <w:marBottom w:val="0"/>
              <w:divBdr>
                <w:top w:val="none" w:sz="0" w:space="0" w:color="auto"/>
                <w:left w:val="none" w:sz="0" w:space="0" w:color="auto"/>
                <w:bottom w:val="none" w:sz="0" w:space="0" w:color="auto"/>
                <w:right w:val="none" w:sz="0" w:space="0" w:color="auto"/>
              </w:divBdr>
            </w:div>
            <w:div w:id="662705976">
              <w:marLeft w:val="0"/>
              <w:marRight w:val="0"/>
              <w:marTop w:val="0"/>
              <w:marBottom w:val="0"/>
              <w:divBdr>
                <w:top w:val="none" w:sz="0" w:space="0" w:color="auto"/>
                <w:left w:val="none" w:sz="0" w:space="0" w:color="auto"/>
                <w:bottom w:val="none" w:sz="0" w:space="0" w:color="auto"/>
                <w:right w:val="none" w:sz="0" w:space="0" w:color="auto"/>
              </w:divBdr>
            </w:div>
            <w:div w:id="1360818619">
              <w:marLeft w:val="0"/>
              <w:marRight w:val="0"/>
              <w:marTop w:val="0"/>
              <w:marBottom w:val="0"/>
              <w:divBdr>
                <w:top w:val="none" w:sz="0" w:space="0" w:color="auto"/>
                <w:left w:val="none" w:sz="0" w:space="0" w:color="auto"/>
                <w:bottom w:val="none" w:sz="0" w:space="0" w:color="auto"/>
                <w:right w:val="none" w:sz="0" w:space="0" w:color="auto"/>
              </w:divBdr>
            </w:div>
            <w:div w:id="1129544328">
              <w:marLeft w:val="0"/>
              <w:marRight w:val="0"/>
              <w:marTop w:val="0"/>
              <w:marBottom w:val="0"/>
              <w:divBdr>
                <w:top w:val="none" w:sz="0" w:space="0" w:color="auto"/>
                <w:left w:val="none" w:sz="0" w:space="0" w:color="auto"/>
                <w:bottom w:val="none" w:sz="0" w:space="0" w:color="auto"/>
                <w:right w:val="none" w:sz="0" w:space="0" w:color="auto"/>
              </w:divBdr>
            </w:div>
            <w:div w:id="1899395875">
              <w:marLeft w:val="0"/>
              <w:marRight w:val="0"/>
              <w:marTop w:val="0"/>
              <w:marBottom w:val="0"/>
              <w:divBdr>
                <w:top w:val="none" w:sz="0" w:space="0" w:color="auto"/>
                <w:left w:val="none" w:sz="0" w:space="0" w:color="auto"/>
                <w:bottom w:val="none" w:sz="0" w:space="0" w:color="auto"/>
                <w:right w:val="none" w:sz="0" w:space="0" w:color="auto"/>
              </w:divBdr>
            </w:div>
            <w:div w:id="393240902">
              <w:marLeft w:val="0"/>
              <w:marRight w:val="0"/>
              <w:marTop w:val="0"/>
              <w:marBottom w:val="0"/>
              <w:divBdr>
                <w:top w:val="none" w:sz="0" w:space="0" w:color="auto"/>
                <w:left w:val="none" w:sz="0" w:space="0" w:color="auto"/>
                <w:bottom w:val="none" w:sz="0" w:space="0" w:color="auto"/>
                <w:right w:val="none" w:sz="0" w:space="0" w:color="auto"/>
              </w:divBdr>
            </w:div>
            <w:div w:id="1576280830">
              <w:marLeft w:val="0"/>
              <w:marRight w:val="0"/>
              <w:marTop w:val="0"/>
              <w:marBottom w:val="0"/>
              <w:divBdr>
                <w:top w:val="none" w:sz="0" w:space="0" w:color="auto"/>
                <w:left w:val="none" w:sz="0" w:space="0" w:color="auto"/>
                <w:bottom w:val="none" w:sz="0" w:space="0" w:color="auto"/>
                <w:right w:val="none" w:sz="0" w:space="0" w:color="auto"/>
              </w:divBdr>
            </w:div>
            <w:div w:id="70589132">
              <w:marLeft w:val="0"/>
              <w:marRight w:val="0"/>
              <w:marTop w:val="0"/>
              <w:marBottom w:val="0"/>
              <w:divBdr>
                <w:top w:val="none" w:sz="0" w:space="0" w:color="auto"/>
                <w:left w:val="none" w:sz="0" w:space="0" w:color="auto"/>
                <w:bottom w:val="none" w:sz="0" w:space="0" w:color="auto"/>
                <w:right w:val="none" w:sz="0" w:space="0" w:color="auto"/>
              </w:divBdr>
            </w:div>
            <w:div w:id="478115530">
              <w:marLeft w:val="0"/>
              <w:marRight w:val="0"/>
              <w:marTop w:val="0"/>
              <w:marBottom w:val="0"/>
              <w:divBdr>
                <w:top w:val="none" w:sz="0" w:space="0" w:color="auto"/>
                <w:left w:val="none" w:sz="0" w:space="0" w:color="auto"/>
                <w:bottom w:val="none" w:sz="0" w:space="0" w:color="auto"/>
                <w:right w:val="none" w:sz="0" w:space="0" w:color="auto"/>
              </w:divBdr>
            </w:div>
            <w:div w:id="1423839803">
              <w:marLeft w:val="0"/>
              <w:marRight w:val="0"/>
              <w:marTop w:val="0"/>
              <w:marBottom w:val="0"/>
              <w:divBdr>
                <w:top w:val="none" w:sz="0" w:space="0" w:color="auto"/>
                <w:left w:val="none" w:sz="0" w:space="0" w:color="auto"/>
                <w:bottom w:val="none" w:sz="0" w:space="0" w:color="auto"/>
                <w:right w:val="none" w:sz="0" w:space="0" w:color="auto"/>
              </w:divBdr>
            </w:div>
            <w:div w:id="1768840977">
              <w:marLeft w:val="0"/>
              <w:marRight w:val="0"/>
              <w:marTop w:val="0"/>
              <w:marBottom w:val="0"/>
              <w:divBdr>
                <w:top w:val="none" w:sz="0" w:space="0" w:color="auto"/>
                <w:left w:val="none" w:sz="0" w:space="0" w:color="auto"/>
                <w:bottom w:val="none" w:sz="0" w:space="0" w:color="auto"/>
                <w:right w:val="none" w:sz="0" w:space="0" w:color="auto"/>
              </w:divBdr>
            </w:div>
            <w:div w:id="1072580446">
              <w:marLeft w:val="0"/>
              <w:marRight w:val="0"/>
              <w:marTop w:val="0"/>
              <w:marBottom w:val="0"/>
              <w:divBdr>
                <w:top w:val="none" w:sz="0" w:space="0" w:color="auto"/>
                <w:left w:val="none" w:sz="0" w:space="0" w:color="auto"/>
                <w:bottom w:val="none" w:sz="0" w:space="0" w:color="auto"/>
                <w:right w:val="none" w:sz="0" w:space="0" w:color="auto"/>
              </w:divBdr>
            </w:div>
            <w:div w:id="238515551">
              <w:marLeft w:val="0"/>
              <w:marRight w:val="0"/>
              <w:marTop w:val="0"/>
              <w:marBottom w:val="0"/>
              <w:divBdr>
                <w:top w:val="none" w:sz="0" w:space="0" w:color="auto"/>
                <w:left w:val="none" w:sz="0" w:space="0" w:color="auto"/>
                <w:bottom w:val="none" w:sz="0" w:space="0" w:color="auto"/>
                <w:right w:val="none" w:sz="0" w:space="0" w:color="auto"/>
              </w:divBdr>
            </w:div>
            <w:div w:id="1911957781">
              <w:marLeft w:val="0"/>
              <w:marRight w:val="0"/>
              <w:marTop w:val="0"/>
              <w:marBottom w:val="0"/>
              <w:divBdr>
                <w:top w:val="none" w:sz="0" w:space="0" w:color="auto"/>
                <w:left w:val="none" w:sz="0" w:space="0" w:color="auto"/>
                <w:bottom w:val="none" w:sz="0" w:space="0" w:color="auto"/>
                <w:right w:val="none" w:sz="0" w:space="0" w:color="auto"/>
              </w:divBdr>
            </w:div>
            <w:div w:id="607545079">
              <w:marLeft w:val="0"/>
              <w:marRight w:val="0"/>
              <w:marTop w:val="0"/>
              <w:marBottom w:val="0"/>
              <w:divBdr>
                <w:top w:val="none" w:sz="0" w:space="0" w:color="auto"/>
                <w:left w:val="none" w:sz="0" w:space="0" w:color="auto"/>
                <w:bottom w:val="none" w:sz="0" w:space="0" w:color="auto"/>
                <w:right w:val="none" w:sz="0" w:space="0" w:color="auto"/>
              </w:divBdr>
            </w:div>
            <w:div w:id="837572632">
              <w:marLeft w:val="0"/>
              <w:marRight w:val="0"/>
              <w:marTop w:val="0"/>
              <w:marBottom w:val="0"/>
              <w:divBdr>
                <w:top w:val="none" w:sz="0" w:space="0" w:color="auto"/>
                <w:left w:val="none" w:sz="0" w:space="0" w:color="auto"/>
                <w:bottom w:val="none" w:sz="0" w:space="0" w:color="auto"/>
                <w:right w:val="none" w:sz="0" w:space="0" w:color="auto"/>
              </w:divBdr>
            </w:div>
            <w:div w:id="817500654">
              <w:marLeft w:val="0"/>
              <w:marRight w:val="0"/>
              <w:marTop w:val="0"/>
              <w:marBottom w:val="0"/>
              <w:divBdr>
                <w:top w:val="none" w:sz="0" w:space="0" w:color="auto"/>
                <w:left w:val="none" w:sz="0" w:space="0" w:color="auto"/>
                <w:bottom w:val="none" w:sz="0" w:space="0" w:color="auto"/>
                <w:right w:val="none" w:sz="0" w:space="0" w:color="auto"/>
              </w:divBdr>
            </w:div>
            <w:div w:id="1957364637">
              <w:marLeft w:val="0"/>
              <w:marRight w:val="0"/>
              <w:marTop w:val="0"/>
              <w:marBottom w:val="0"/>
              <w:divBdr>
                <w:top w:val="none" w:sz="0" w:space="0" w:color="auto"/>
                <w:left w:val="none" w:sz="0" w:space="0" w:color="auto"/>
                <w:bottom w:val="none" w:sz="0" w:space="0" w:color="auto"/>
                <w:right w:val="none" w:sz="0" w:space="0" w:color="auto"/>
              </w:divBdr>
            </w:div>
            <w:div w:id="619186635">
              <w:marLeft w:val="0"/>
              <w:marRight w:val="0"/>
              <w:marTop w:val="0"/>
              <w:marBottom w:val="0"/>
              <w:divBdr>
                <w:top w:val="none" w:sz="0" w:space="0" w:color="auto"/>
                <w:left w:val="none" w:sz="0" w:space="0" w:color="auto"/>
                <w:bottom w:val="none" w:sz="0" w:space="0" w:color="auto"/>
                <w:right w:val="none" w:sz="0" w:space="0" w:color="auto"/>
              </w:divBdr>
            </w:div>
            <w:div w:id="688750427">
              <w:marLeft w:val="0"/>
              <w:marRight w:val="0"/>
              <w:marTop w:val="0"/>
              <w:marBottom w:val="0"/>
              <w:divBdr>
                <w:top w:val="none" w:sz="0" w:space="0" w:color="auto"/>
                <w:left w:val="none" w:sz="0" w:space="0" w:color="auto"/>
                <w:bottom w:val="none" w:sz="0" w:space="0" w:color="auto"/>
                <w:right w:val="none" w:sz="0" w:space="0" w:color="auto"/>
              </w:divBdr>
            </w:div>
            <w:div w:id="1967082564">
              <w:marLeft w:val="0"/>
              <w:marRight w:val="0"/>
              <w:marTop w:val="0"/>
              <w:marBottom w:val="0"/>
              <w:divBdr>
                <w:top w:val="none" w:sz="0" w:space="0" w:color="auto"/>
                <w:left w:val="none" w:sz="0" w:space="0" w:color="auto"/>
                <w:bottom w:val="none" w:sz="0" w:space="0" w:color="auto"/>
                <w:right w:val="none" w:sz="0" w:space="0" w:color="auto"/>
              </w:divBdr>
            </w:div>
            <w:div w:id="1584992469">
              <w:marLeft w:val="0"/>
              <w:marRight w:val="0"/>
              <w:marTop w:val="0"/>
              <w:marBottom w:val="0"/>
              <w:divBdr>
                <w:top w:val="none" w:sz="0" w:space="0" w:color="auto"/>
                <w:left w:val="none" w:sz="0" w:space="0" w:color="auto"/>
                <w:bottom w:val="none" w:sz="0" w:space="0" w:color="auto"/>
                <w:right w:val="none" w:sz="0" w:space="0" w:color="auto"/>
              </w:divBdr>
            </w:div>
            <w:div w:id="1460339886">
              <w:marLeft w:val="0"/>
              <w:marRight w:val="0"/>
              <w:marTop w:val="0"/>
              <w:marBottom w:val="0"/>
              <w:divBdr>
                <w:top w:val="none" w:sz="0" w:space="0" w:color="auto"/>
                <w:left w:val="none" w:sz="0" w:space="0" w:color="auto"/>
                <w:bottom w:val="none" w:sz="0" w:space="0" w:color="auto"/>
                <w:right w:val="none" w:sz="0" w:space="0" w:color="auto"/>
              </w:divBdr>
            </w:div>
            <w:div w:id="2113161024">
              <w:marLeft w:val="0"/>
              <w:marRight w:val="0"/>
              <w:marTop w:val="0"/>
              <w:marBottom w:val="0"/>
              <w:divBdr>
                <w:top w:val="none" w:sz="0" w:space="0" w:color="auto"/>
                <w:left w:val="none" w:sz="0" w:space="0" w:color="auto"/>
                <w:bottom w:val="none" w:sz="0" w:space="0" w:color="auto"/>
                <w:right w:val="none" w:sz="0" w:space="0" w:color="auto"/>
              </w:divBdr>
            </w:div>
            <w:div w:id="253711626">
              <w:marLeft w:val="0"/>
              <w:marRight w:val="0"/>
              <w:marTop w:val="0"/>
              <w:marBottom w:val="0"/>
              <w:divBdr>
                <w:top w:val="none" w:sz="0" w:space="0" w:color="auto"/>
                <w:left w:val="none" w:sz="0" w:space="0" w:color="auto"/>
                <w:bottom w:val="none" w:sz="0" w:space="0" w:color="auto"/>
                <w:right w:val="none" w:sz="0" w:space="0" w:color="auto"/>
              </w:divBdr>
            </w:div>
            <w:div w:id="316806256">
              <w:marLeft w:val="0"/>
              <w:marRight w:val="0"/>
              <w:marTop w:val="0"/>
              <w:marBottom w:val="0"/>
              <w:divBdr>
                <w:top w:val="none" w:sz="0" w:space="0" w:color="auto"/>
                <w:left w:val="none" w:sz="0" w:space="0" w:color="auto"/>
                <w:bottom w:val="none" w:sz="0" w:space="0" w:color="auto"/>
                <w:right w:val="none" w:sz="0" w:space="0" w:color="auto"/>
              </w:divBdr>
            </w:div>
            <w:div w:id="279923411">
              <w:marLeft w:val="0"/>
              <w:marRight w:val="0"/>
              <w:marTop w:val="0"/>
              <w:marBottom w:val="0"/>
              <w:divBdr>
                <w:top w:val="none" w:sz="0" w:space="0" w:color="auto"/>
                <w:left w:val="none" w:sz="0" w:space="0" w:color="auto"/>
                <w:bottom w:val="none" w:sz="0" w:space="0" w:color="auto"/>
                <w:right w:val="none" w:sz="0" w:space="0" w:color="auto"/>
              </w:divBdr>
            </w:div>
            <w:div w:id="283729396">
              <w:marLeft w:val="0"/>
              <w:marRight w:val="0"/>
              <w:marTop w:val="0"/>
              <w:marBottom w:val="0"/>
              <w:divBdr>
                <w:top w:val="none" w:sz="0" w:space="0" w:color="auto"/>
                <w:left w:val="none" w:sz="0" w:space="0" w:color="auto"/>
                <w:bottom w:val="none" w:sz="0" w:space="0" w:color="auto"/>
                <w:right w:val="none" w:sz="0" w:space="0" w:color="auto"/>
              </w:divBdr>
            </w:div>
            <w:div w:id="1903905689">
              <w:marLeft w:val="0"/>
              <w:marRight w:val="0"/>
              <w:marTop w:val="0"/>
              <w:marBottom w:val="0"/>
              <w:divBdr>
                <w:top w:val="none" w:sz="0" w:space="0" w:color="auto"/>
                <w:left w:val="none" w:sz="0" w:space="0" w:color="auto"/>
                <w:bottom w:val="none" w:sz="0" w:space="0" w:color="auto"/>
                <w:right w:val="none" w:sz="0" w:space="0" w:color="auto"/>
              </w:divBdr>
            </w:div>
            <w:div w:id="1525243175">
              <w:marLeft w:val="0"/>
              <w:marRight w:val="0"/>
              <w:marTop w:val="0"/>
              <w:marBottom w:val="0"/>
              <w:divBdr>
                <w:top w:val="none" w:sz="0" w:space="0" w:color="auto"/>
                <w:left w:val="none" w:sz="0" w:space="0" w:color="auto"/>
                <w:bottom w:val="none" w:sz="0" w:space="0" w:color="auto"/>
                <w:right w:val="none" w:sz="0" w:space="0" w:color="auto"/>
              </w:divBdr>
            </w:div>
            <w:div w:id="1100838345">
              <w:marLeft w:val="0"/>
              <w:marRight w:val="0"/>
              <w:marTop w:val="0"/>
              <w:marBottom w:val="0"/>
              <w:divBdr>
                <w:top w:val="none" w:sz="0" w:space="0" w:color="auto"/>
                <w:left w:val="none" w:sz="0" w:space="0" w:color="auto"/>
                <w:bottom w:val="none" w:sz="0" w:space="0" w:color="auto"/>
                <w:right w:val="none" w:sz="0" w:space="0" w:color="auto"/>
              </w:divBdr>
            </w:div>
            <w:div w:id="1185560253">
              <w:marLeft w:val="0"/>
              <w:marRight w:val="0"/>
              <w:marTop w:val="0"/>
              <w:marBottom w:val="0"/>
              <w:divBdr>
                <w:top w:val="none" w:sz="0" w:space="0" w:color="auto"/>
                <w:left w:val="none" w:sz="0" w:space="0" w:color="auto"/>
                <w:bottom w:val="none" w:sz="0" w:space="0" w:color="auto"/>
                <w:right w:val="none" w:sz="0" w:space="0" w:color="auto"/>
              </w:divBdr>
            </w:div>
            <w:div w:id="211112587">
              <w:marLeft w:val="0"/>
              <w:marRight w:val="0"/>
              <w:marTop w:val="0"/>
              <w:marBottom w:val="0"/>
              <w:divBdr>
                <w:top w:val="none" w:sz="0" w:space="0" w:color="auto"/>
                <w:left w:val="none" w:sz="0" w:space="0" w:color="auto"/>
                <w:bottom w:val="none" w:sz="0" w:space="0" w:color="auto"/>
                <w:right w:val="none" w:sz="0" w:space="0" w:color="auto"/>
              </w:divBdr>
            </w:div>
            <w:div w:id="971637115">
              <w:marLeft w:val="0"/>
              <w:marRight w:val="0"/>
              <w:marTop w:val="0"/>
              <w:marBottom w:val="0"/>
              <w:divBdr>
                <w:top w:val="none" w:sz="0" w:space="0" w:color="auto"/>
                <w:left w:val="none" w:sz="0" w:space="0" w:color="auto"/>
                <w:bottom w:val="none" w:sz="0" w:space="0" w:color="auto"/>
                <w:right w:val="none" w:sz="0" w:space="0" w:color="auto"/>
              </w:divBdr>
            </w:div>
            <w:div w:id="1263807835">
              <w:marLeft w:val="0"/>
              <w:marRight w:val="0"/>
              <w:marTop w:val="0"/>
              <w:marBottom w:val="0"/>
              <w:divBdr>
                <w:top w:val="none" w:sz="0" w:space="0" w:color="auto"/>
                <w:left w:val="none" w:sz="0" w:space="0" w:color="auto"/>
                <w:bottom w:val="none" w:sz="0" w:space="0" w:color="auto"/>
                <w:right w:val="none" w:sz="0" w:space="0" w:color="auto"/>
              </w:divBdr>
            </w:div>
            <w:div w:id="121313199">
              <w:marLeft w:val="0"/>
              <w:marRight w:val="0"/>
              <w:marTop w:val="0"/>
              <w:marBottom w:val="0"/>
              <w:divBdr>
                <w:top w:val="none" w:sz="0" w:space="0" w:color="auto"/>
                <w:left w:val="none" w:sz="0" w:space="0" w:color="auto"/>
                <w:bottom w:val="none" w:sz="0" w:space="0" w:color="auto"/>
                <w:right w:val="none" w:sz="0" w:space="0" w:color="auto"/>
              </w:divBdr>
            </w:div>
            <w:div w:id="383991329">
              <w:marLeft w:val="0"/>
              <w:marRight w:val="0"/>
              <w:marTop w:val="0"/>
              <w:marBottom w:val="0"/>
              <w:divBdr>
                <w:top w:val="none" w:sz="0" w:space="0" w:color="auto"/>
                <w:left w:val="none" w:sz="0" w:space="0" w:color="auto"/>
                <w:bottom w:val="none" w:sz="0" w:space="0" w:color="auto"/>
                <w:right w:val="none" w:sz="0" w:space="0" w:color="auto"/>
              </w:divBdr>
            </w:div>
            <w:div w:id="560021083">
              <w:marLeft w:val="0"/>
              <w:marRight w:val="0"/>
              <w:marTop w:val="0"/>
              <w:marBottom w:val="0"/>
              <w:divBdr>
                <w:top w:val="none" w:sz="0" w:space="0" w:color="auto"/>
                <w:left w:val="none" w:sz="0" w:space="0" w:color="auto"/>
                <w:bottom w:val="none" w:sz="0" w:space="0" w:color="auto"/>
                <w:right w:val="none" w:sz="0" w:space="0" w:color="auto"/>
              </w:divBdr>
            </w:div>
            <w:div w:id="1416979901">
              <w:marLeft w:val="0"/>
              <w:marRight w:val="0"/>
              <w:marTop w:val="0"/>
              <w:marBottom w:val="0"/>
              <w:divBdr>
                <w:top w:val="none" w:sz="0" w:space="0" w:color="auto"/>
                <w:left w:val="none" w:sz="0" w:space="0" w:color="auto"/>
                <w:bottom w:val="none" w:sz="0" w:space="0" w:color="auto"/>
                <w:right w:val="none" w:sz="0" w:space="0" w:color="auto"/>
              </w:divBdr>
            </w:div>
            <w:div w:id="852886866">
              <w:marLeft w:val="0"/>
              <w:marRight w:val="0"/>
              <w:marTop w:val="0"/>
              <w:marBottom w:val="0"/>
              <w:divBdr>
                <w:top w:val="none" w:sz="0" w:space="0" w:color="auto"/>
                <w:left w:val="none" w:sz="0" w:space="0" w:color="auto"/>
                <w:bottom w:val="none" w:sz="0" w:space="0" w:color="auto"/>
                <w:right w:val="none" w:sz="0" w:space="0" w:color="auto"/>
              </w:divBdr>
            </w:div>
            <w:div w:id="865751830">
              <w:marLeft w:val="0"/>
              <w:marRight w:val="0"/>
              <w:marTop w:val="0"/>
              <w:marBottom w:val="0"/>
              <w:divBdr>
                <w:top w:val="none" w:sz="0" w:space="0" w:color="auto"/>
                <w:left w:val="none" w:sz="0" w:space="0" w:color="auto"/>
                <w:bottom w:val="none" w:sz="0" w:space="0" w:color="auto"/>
                <w:right w:val="none" w:sz="0" w:space="0" w:color="auto"/>
              </w:divBdr>
            </w:div>
            <w:div w:id="106509896">
              <w:marLeft w:val="0"/>
              <w:marRight w:val="0"/>
              <w:marTop w:val="0"/>
              <w:marBottom w:val="0"/>
              <w:divBdr>
                <w:top w:val="none" w:sz="0" w:space="0" w:color="auto"/>
                <w:left w:val="none" w:sz="0" w:space="0" w:color="auto"/>
                <w:bottom w:val="none" w:sz="0" w:space="0" w:color="auto"/>
                <w:right w:val="none" w:sz="0" w:space="0" w:color="auto"/>
              </w:divBdr>
            </w:div>
            <w:div w:id="81728044">
              <w:marLeft w:val="0"/>
              <w:marRight w:val="0"/>
              <w:marTop w:val="0"/>
              <w:marBottom w:val="0"/>
              <w:divBdr>
                <w:top w:val="none" w:sz="0" w:space="0" w:color="auto"/>
                <w:left w:val="none" w:sz="0" w:space="0" w:color="auto"/>
                <w:bottom w:val="none" w:sz="0" w:space="0" w:color="auto"/>
                <w:right w:val="none" w:sz="0" w:space="0" w:color="auto"/>
              </w:divBdr>
            </w:div>
            <w:div w:id="544025295">
              <w:marLeft w:val="0"/>
              <w:marRight w:val="0"/>
              <w:marTop w:val="0"/>
              <w:marBottom w:val="0"/>
              <w:divBdr>
                <w:top w:val="none" w:sz="0" w:space="0" w:color="auto"/>
                <w:left w:val="none" w:sz="0" w:space="0" w:color="auto"/>
                <w:bottom w:val="none" w:sz="0" w:space="0" w:color="auto"/>
                <w:right w:val="none" w:sz="0" w:space="0" w:color="auto"/>
              </w:divBdr>
            </w:div>
            <w:div w:id="1246497252">
              <w:marLeft w:val="0"/>
              <w:marRight w:val="0"/>
              <w:marTop w:val="0"/>
              <w:marBottom w:val="0"/>
              <w:divBdr>
                <w:top w:val="none" w:sz="0" w:space="0" w:color="auto"/>
                <w:left w:val="none" w:sz="0" w:space="0" w:color="auto"/>
                <w:bottom w:val="none" w:sz="0" w:space="0" w:color="auto"/>
                <w:right w:val="none" w:sz="0" w:space="0" w:color="auto"/>
              </w:divBdr>
            </w:div>
            <w:div w:id="221871001">
              <w:marLeft w:val="0"/>
              <w:marRight w:val="0"/>
              <w:marTop w:val="0"/>
              <w:marBottom w:val="0"/>
              <w:divBdr>
                <w:top w:val="none" w:sz="0" w:space="0" w:color="auto"/>
                <w:left w:val="none" w:sz="0" w:space="0" w:color="auto"/>
                <w:bottom w:val="none" w:sz="0" w:space="0" w:color="auto"/>
                <w:right w:val="none" w:sz="0" w:space="0" w:color="auto"/>
              </w:divBdr>
            </w:div>
            <w:div w:id="912853279">
              <w:marLeft w:val="0"/>
              <w:marRight w:val="0"/>
              <w:marTop w:val="0"/>
              <w:marBottom w:val="0"/>
              <w:divBdr>
                <w:top w:val="none" w:sz="0" w:space="0" w:color="auto"/>
                <w:left w:val="none" w:sz="0" w:space="0" w:color="auto"/>
                <w:bottom w:val="none" w:sz="0" w:space="0" w:color="auto"/>
                <w:right w:val="none" w:sz="0" w:space="0" w:color="auto"/>
              </w:divBdr>
            </w:div>
            <w:div w:id="58989620">
              <w:marLeft w:val="0"/>
              <w:marRight w:val="0"/>
              <w:marTop w:val="0"/>
              <w:marBottom w:val="0"/>
              <w:divBdr>
                <w:top w:val="none" w:sz="0" w:space="0" w:color="auto"/>
                <w:left w:val="none" w:sz="0" w:space="0" w:color="auto"/>
                <w:bottom w:val="none" w:sz="0" w:space="0" w:color="auto"/>
                <w:right w:val="none" w:sz="0" w:space="0" w:color="auto"/>
              </w:divBdr>
            </w:div>
            <w:div w:id="402066707">
              <w:marLeft w:val="0"/>
              <w:marRight w:val="0"/>
              <w:marTop w:val="0"/>
              <w:marBottom w:val="0"/>
              <w:divBdr>
                <w:top w:val="none" w:sz="0" w:space="0" w:color="auto"/>
                <w:left w:val="none" w:sz="0" w:space="0" w:color="auto"/>
                <w:bottom w:val="none" w:sz="0" w:space="0" w:color="auto"/>
                <w:right w:val="none" w:sz="0" w:space="0" w:color="auto"/>
              </w:divBdr>
            </w:div>
            <w:div w:id="197622847">
              <w:marLeft w:val="0"/>
              <w:marRight w:val="0"/>
              <w:marTop w:val="0"/>
              <w:marBottom w:val="0"/>
              <w:divBdr>
                <w:top w:val="none" w:sz="0" w:space="0" w:color="auto"/>
                <w:left w:val="none" w:sz="0" w:space="0" w:color="auto"/>
                <w:bottom w:val="none" w:sz="0" w:space="0" w:color="auto"/>
                <w:right w:val="none" w:sz="0" w:space="0" w:color="auto"/>
              </w:divBdr>
            </w:div>
            <w:div w:id="659389422">
              <w:marLeft w:val="0"/>
              <w:marRight w:val="0"/>
              <w:marTop w:val="0"/>
              <w:marBottom w:val="0"/>
              <w:divBdr>
                <w:top w:val="none" w:sz="0" w:space="0" w:color="auto"/>
                <w:left w:val="none" w:sz="0" w:space="0" w:color="auto"/>
                <w:bottom w:val="none" w:sz="0" w:space="0" w:color="auto"/>
                <w:right w:val="none" w:sz="0" w:space="0" w:color="auto"/>
              </w:divBdr>
            </w:div>
            <w:div w:id="240261161">
              <w:marLeft w:val="0"/>
              <w:marRight w:val="0"/>
              <w:marTop w:val="0"/>
              <w:marBottom w:val="0"/>
              <w:divBdr>
                <w:top w:val="none" w:sz="0" w:space="0" w:color="auto"/>
                <w:left w:val="none" w:sz="0" w:space="0" w:color="auto"/>
                <w:bottom w:val="none" w:sz="0" w:space="0" w:color="auto"/>
                <w:right w:val="none" w:sz="0" w:space="0" w:color="auto"/>
              </w:divBdr>
            </w:div>
            <w:div w:id="1863131567">
              <w:marLeft w:val="0"/>
              <w:marRight w:val="0"/>
              <w:marTop w:val="0"/>
              <w:marBottom w:val="0"/>
              <w:divBdr>
                <w:top w:val="none" w:sz="0" w:space="0" w:color="auto"/>
                <w:left w:val="none" w:sz="0" w:space="0" w:color="auto"/>
                <w:bottom w:val="none" w:sz="0" w:space="0" w:color="auto"/>
                <w:right w:val="none" w:sz="0" w:space="0" w:color="auto"/>
              </w:divBdr>
            </w:div>
            <w:div w:id="989014847">
              <w:marLeft w:val="0"/>
              <w:marRight w:val="0"/>
              <w:marTop w:val="0"/>
              <w:marBottom w:val="0"/>
              <w:divBdr>
                <w:top w:val="none" w:sz="0" w:space="0" w:color="auto"/>
                <w:left w:val="none" w:sz="0" w:space="0" w:color="auto"/>
                <w:bottom w:val="none" w:sz="0" w:space="0" w:color="auto"/>
                <w:right w:val="none" w:sz="0" w:space="0" w:color="auto"/>
              </w:divBdr>
            </w:div>
            <w:div w:id="314649857">
              <w:marLeft w:val="0"/>
              <w:marRight w:val="0"/>
              <w:marTop w:val="0"/>
              <w:marBottom w:val="0"/>
              <w:divBdr>
                <w:top w:val="none" w:sz="0" w:space="0" w:color="auto"/>
                <w:left w:val="none" w:sz="0" w:space="0" w:color="auto"/>
                <w:bottom w:val="none" w:sz="0" w:space="0" w:color="auto"/>
                <w:right w:val="none" w:sz="0" w:space="0" w:color="auto"/>
              </w:divBdr>
            </w:div>
            <w:div w:id="441388275">
              <w:marLeft w:val="0"/>
              <w:marRight w:val="0"/>
              <w:marTop w:val="0"/>
              <w:marBottom w:val="0"/>
              <w:divBdr>
                <w:top w:val="none" w:sz="0" w:space="0" w:color="auto"/>
                <w:left w:val="none" w:sz="0" w:space="0" w:color="auto"/>
                <w:bottom w:val="none" w:sz="0" w:space="0" w:color="auto"/>
                <w:right w:val="none" w:sz="0" w:space="0" w:color="auto"/>
              </w:divBdr>
            </w:div>
            <w:div w:id="1060834580">
              <w:marLeft w:val="0"/>
              <w:marRight w:val="0"/>
              <w:marTop w:val="0"/>
              <w:marBottom w:val="0"/>
              <w:divBdr>
                <w:top w:val="none" w:sz="0" w:space="0" w:color="auto"/>
                <w:left w:val="none" w:sz="0" w:space="0" w:color="auto"/>
                <w:bottom w:val="none" w:sz="0" w:space="0" w:color="auto"/>
                <w:right w:val="none" w:sz="0" w:space="0" w:color="auto"/>
              </w:divBdr>
            </w:div>
            <w:div w:id="1285036073">
              <w:marLeft w:val="0"/>
              <w:marRight w:val="0"/>
              <w:marTop w:val="0"/>
              <w:marBottom w:val="0"/>
              <w:divBdr>
                <w:top w:val="none" w:sz="0" w:space="0" w:color="auto"/>
                <w:left w:val="none" w:sz="0" w:space="0" w:color="auto"/>
                <w:bottom w:val="none" w:sz="0" w:space="0" w:color="auto"/>
                <w:right w:val="none" w:sz="0" w:space="0" w:color="auto"/>
              </w:divBdr>
            </w:div>
            <w:div w:id="2099787421">
              <w:marLeft w:val="0"/>
              <w:marRight w:val="0"/>
              <w:marTop w:val="0"/>
              <w:marBottom w:val="0"/>
              <w:divBdr>
                <w:top w:val="none" w:sz="0" w:space="0" w:color="auto"/>
                <w:left w:val="none" w:sz="0" w:space="0" w:color="auto"/>
                <w:bottom w:val="none" w:sz="0" w:space="0" w:color="auto"/>
                <w:right w:val="none" w:sz="0" w:space="0" w:color="auto"/>
              </w:divBdr>
            </w:div>
            <w:div w:id="9426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09639">
      <w:bodyDiv w:val="1"/>
      <w:marLeft w:val="0"/>
      <w:marRight w:val="0"/>
      <w:marTop w:val="0"/>
      <w:marBottom w:val="0"/>
      <w:divBdr>
        <w:top w:val="none" w:sz="0" w:space="0" w:color="auto"/>
        <w:left w:val="none" w:sz="0" w:space="0" w:color="auto"/>
        <w:bottom w:val="none" w:sz="0" w:space="0" w:color="auto"/>
        <w:right w:val="none" w:sz="0" w:space="0" w:color="auto"/>
      </w:divBdr>
    </w:div>
    <w:div w:id="1580360787">
      <w:bodyDiv w:val="1"/>
      <w:marLeft w:val="0"/>
      <w:marRight w:val="0"/>
      <w:marTop w:val="0"/>
      <w:marBottom w:val="0"/>
      <w:divBdr>
        <w:top w:val="none" w:sz="0" w:space="0" w:color="auto"/>
        <w:left w:val="none" w:sz="0" w:space="0" w:color="auto"/>
        <w:bottom w:val="none" w:sz="0" w:space="0" w:color="auto"/>
        <w:right w:val="none" w:sz="0" w:space="0" w:color="auto"/>
      </w:divBdr>
      <w:divsChild>
        <w:div w:id="1611357546">
          <w:marLeft w:val="0"/>
          <w:marRight w:val="0"/>
          <w:marTop w:val="0"/>
          <w:marBottom w:val="0"/>
          <w:divBdr>
            <w:top w:val="none" w:sz="0" w:space="0" w:color="auto"/>
            <w:left w:val="none" w:sz="0" w:space="0" w:color="auto"/>
            <w:bottom w:val="none" w:sz="0" w:space="0" w:color="auto"/>
            <w:right w:val="none" w:sz="0" w:space="0" w:color="auto"/>
          </w:divBdr>
          <w:divsChild>
            <w:div w:id="241722020">
              <w:marLeft w:val="0"/>
              <w:marRight w:val="0"/>
              <w:marTop w:val="0"/>
              <w:marBottom w:val="0"/>
              <w:divBdr>
                <w:top w:val="none" w:sz="0" w:space="0" w:color="auto"/>
                <w:left w:val="none" w:sz="0" w:space="0" w:color="auto"/>
                <w:bottom w:val="none" w:sz="0" w:space="0" w:color="auto"/>
                <w:right w:val="none" w:sz="0" w:space="0" w:color="auto"/>
              </w:divBdr>
              <w:divsChild>
                <w:div w:id="979698755">
                  <w:marLeft w:val="0"/>
                  <w:marRight w:val="0"/>
                  <w:marTop w:val="0"/>
                  <w:marBottom w:val="0"/>
                  <w:divBdr>
                    <w:top w:val="none" w:sz="0" w:space="0" w:color="auto"/>
                    <w:left w:val="none" w:sz="0" w:space="0" w:color="auto"/>
                    <w:bottom w:val="none" w:sz="0" w:space="0" w:color="auto"/>
                    <w:right w:val="none" w:sz="0" w:space="0" w:color="auto"/>
                  </w:divBdr>
                  <w:divsChild>
                    <w:div w:id="132959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531339">
          <w:marLeft w:val="0"/>
          <w:marRight w:val="0"/>
          <w:marTop w:val="0"/>
          <w:marBottom w:val="0"/>
          <w:divBdr>
            <w:top w:val="none" w:sz="0" w:space="0" w:color="auto"/>
            <w:left w:val="none" w:sz="0" w:space="0" w:color="auto"/>
            <w:bottom w:val="none" w:sz="0" w:space="0" w:color="auto"/>
            <w:right w:val="none" w:sz="0" w:space="0" w:color="auto"/>
          </w:divBdr>
          <w:divsChild>
            <w:div w:id="768501958">
              <w:marLeft w:val="0"/>
              <w:marRight w:val="0"/>
              <w:marTop w:val="0"/>
              <w:marBottom w:val="0"/>
              <w:divBdr>
                <w:top w:val="none" w:sz="0" w:space="0" w:color="auto"/>
                <w:left w:val="none" w:sz="0" w:space="0" w:color="auto"/>
                <w:bottom w:val="none" w:sz="0" w:space="0" w:color="auto"/>
                <w:right w:val="none" w:sz="0" w:space="0" w:color="auto"/>
              </w:divBdr>
              <w:divsChild>
                <w:div w:id="2120103460">
                  <w:marLeft w:val="0"/>
                  <w:marRight w:val="0"/>
                  <w:marTop w:val="0"/>
                  <w:marBottom w:val="0"/>
                  <w:divBdr>
                    <w:top w:val="none" w:sz="0" w:space="0" w:color="auto"/>
                    <w:left w:val="none" w:sz="0" w:space="0" w:color="auto"/>
                    <w:bottom w:val="none" w:sz="0" w:space="0" w:color="auto"/>
                    <w:right w:val="none" w:sz="0" w:space="0" w:color="auto"/>
                  </w:divBdr>
                  <w:divsChild>
                    <w:div w:id="104282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638690">
      <w:bodyDiv w:val="1"/>
      <w:marLeft w:val="0"/>
      <w:marRight w:val="0"/>
      <w:marTop w:val="0"/>
      <w:marBottom w:val="0"/>
      <w:divBdr>
        <w:top w:val="none" w:sz="0" w:space="0" w:color="auto"/>
        <w:left w:val="none" w:sz="0" w:space="0" w:color="auto"/>
        <w:bottom w:val="none" w:sz="0" w:space="0" w:color="auto"/>
        <w:right w:val="none" w:sz="0" w:space="0" w:color="auto"/>
      </w:divBdr>
    </w:div>
    <w:div w:id="1776092275">
      <w:bodyDiv w:val="1"/>
      <w:marLeft w:val="0"/>
      <w:marRight w:val="0"/>
      <w:marTop w:val="0"/>
      <w:marBottom w:val="0"/>
      <w:divBdr>
        <w:top w:val="none" w:sz="0" w:space="0" w:color="auto"/>
        <w:left w:val="none" w:sz="0" w:space="0" w:color="auto"/>
        <w:bottom w:val="none" w:sz="0" w:space="0" w:color="auto"/>
        <w:right w:val="none" w:sz="0" w:space="0" w:color="auto"/>
      </w:divBdr>
    </w:div>
    <w:div w:id="1816482372">
      <w:bodyDiv w:val="1"/>
      <w:marLeft w:val="0"/>
      <w:marRight w:val="0"/>
      <w:marTop w:val="0"/>
      <w:marBottom w:val="0"/>
      <w:divBdr>
        <w:top w:val="none" w:sz="0" w:space="0" w:color="auto"/>
        <w:left w:val="none" w:sz="0" w:space="0" w:color="auto"/>
        <w:bottom w:val="none" w:sz="0" w:space="0" w:color="auto"/>
        <w:right w:val="none" w:sz="0" w:space="0" w:color="auto"/>
      </w:divBdr>
      <w:divsChild>
        <w:div w:id="1455515962">
          <w:marLeft w:val="0"/>
          <w:marRight w:val="0"/>
          <w:marTop w:val="0"/>
          <w:marBottom w:val="0"/>
          <w:divBdr>
            <w:top w:val="none" w:sz="0" w:space="0" w:color="auto"/>
            <w:left w:val="none" w:sz="0" w:space="0" w:color="auto"/>
            <w:bottom w:val="none" w:sz="0" w:space="0" w:color="auto"/>
            <w:right w:val="none" w:sz="0" w:space="0" w:color="auto"/>
          </w:divBdr>
          <w:divsChild>
            <w:div w:id="1844468443">
              <w:marLeft w:val="0"/>
              <w:marRight w:val="0"/>
              <w:marTop w:val="0"/>
              <w:marBottom w:val="0"/>
              <w:divBdr>
                <w:top w:val="none" w:sz="0" w:space="0" w:color="auto"/>
                <w:left w:val="none" w:sz="0" w:space="0" w:color="auto"/>
                <w:bottom w:val="none" w:sz="0" w:space="0" w:color="auto"/>
                <w:right w:val="none" w:sz="0" w:space="0" w:color="auto"/>
              </w:divBdr>
            </w:div>
            <w:div w:id="641887659">
              <w:marLeft w:val="0"/>
              <w:marRight w:val="0"/>
              <w:marTop w:val="0"/>
              <w:marBottom w:val="0"/>
              <w:divBdr>
                <w:top w:val="none" w:sz="0" w:space="0" w:color="auto"/>
                <w:left w:val="none" w:sz="0" w:space="0" w:color="auto"/>
                <w:bottom w:val="none" w:sz="0" w:space="0" w:color="auto"/>
                <w:right w:val="none" w:sz="0" w:space="0" w:color="auto"/>
              </w:divBdr>
            </w:div>
            <w:div w:id="1827478691">
              <w:marLeft w:val="0"/>
              <w:marRight w:val="0"/>
              <w:marTop w:val="0"/>
              <w:marBottom w:val="0"/>
              <w:divBdr>
                <w:top w:val="none" w:sz="0" w:space="0" w:color="auto"/>
                <w:left w:val="none" w:sz="0" w:space="0" w:color="auto"/>
                <w:bottom w:val="none" w:sz="0" w:space="0" w:color="auto"/>
                <w:right w:val="none" w:sz="0" w:space="0" w:color="auto"/>
              </w:divBdr>
            </w:div>
            <w:div w:id="738137119">
              <w:marLeft w:val="0"/>
              <w:marRight w:val="0"/>
              <w:marTop w:val="0"/>
              <w:marBottom w:val="0"/>
              <w:divBdr>
                <w:top w:val="none" w:sz="0" w:space="0" w:color="auto"/>
                <w:left w:val="none" w:sz="0" w:space="0" w:color="auto"/>
                <w:bottom w:val="none" w:sz="0" w:space="0" w:color="auto"/>
                <w:right w:val="none" w:sz="0" w:space="0" w:color="auto"/>
              </w:divBdr>
            </w:div>
            <w:div w:id="2027242706">
              <w:marLeft w:val="0"/>
              <w:marRight w:val="0"/>
              <w:marTop w:val="0"/>
              <w:marBottom w:val="0"/>
              <w:divBdr>
                <w:top w:val="none" w:sz="0" w:space="0" w:color="auto"/>
                <w:left w:val="none" w:sz="0" w:space="0" w:color="auto"/>
                <w:bottom w:val="none" w:sz="0" w:space="0" w:color="auto"/>
                <w:right w:val="none" w:sz="0" w:space="0" w:color="auto"/>
              </w:divBdr>
            </w:div>
            <w:div w:id="1252087655">
              <w:marLeft w:val="0"/>
              <w:marRight w:val="0"/>
              <w:marTop w:val="0"/>
              <w:marBottom w:val="0"/>
              <w:divBdr>
                <w:top w:val="none" w:sz="0" w:space="0" w:color="auto"/>
                <w:left w:val="none" w:sz="0" w:space="0" w:color="auto"/>
                <w:bottom w:val="none" w:sz="0" w:space="0" w:color="auto"/>
                <w:right w:val="none" w:sz="0" w:space="0" w:color="auto"/>
              </w:divBdr>
            </w:div>
            <w:div w:id="449397034">
              <w:marLeft w:val="0"/>
              <w:marRight w:val="0"/>
              <w:marTop w:val="0"/>
              <w:marBottom w:val="0"/>
              <w:divBdr>
                <w:top w:val="none" w:sz="0" w:space="0" w:color="auto"/>
                <w:left w:val="none" w:sz="0" w:space="0" w:color="auto"/>
                <w:bottom w:val="none" w:sz="0" w:space="0" w:color="auto"/>
                <w:right w:val="none" w:sz="0" w:space="0" w:color="auto"/>
              </w:divBdr>
            </w:div>
            <w:div w:id="62607047">
              <w:marLeft w:val="0"/>
              <w:marRight w:val="0"/>
              <w:marTop w:val="0"/>
              <w:marBottom w:val="0"/>
              <w:divBdr>
                <w:top w:val="none" w:sz="0" w:space="0" w:color="auto"/>
                <w:left w:val="none" w:sz="0" w:space="0" w:color="auto"/>
                <w:bottom w:val="none" w:sz="0" w:space="0" w:color="auto"/>
                <w:right w:val="none" w:sz="0" w:space="0" w:color="auto"/>
              </w:divBdr>
            </w:div>
            <w:div w:id="923805275">
              <w:marLeft w:val="0"/>
              <w:marRight w:val="0"/>
              <w:marTop w:val="0"/>
              <w:marBottom w:val="0"/>
              <w:divBdr>
                <w:top w:val="none" w:sz="0" w:space="0" w:color="auto"/>
                <w:left w:val="none" w:sz="0" w:space="0" w:color="auto"/>
                <w:bottom w:val="none" w:sz="0" w:space="0" w:color="auto"/>
                <w:right w:val="none" w:sz="0" w:space="0" w:color="auto"/>
              </w:divBdr>
            </w:div>
            <w:div w:id="2016221197">
              <w:marLeft w:val="0"/>
              <w:marRight w:val="0"/>
              <w:marTop w:val="0"/>
              <w:marBottom w:val="0"/>
              <w:divBdr>
                <w:top w:val="none" w:sz="0" w:space="0" w:color="auto"/>
                <w:left w:val="none" w:sz="0" w:space="0" w:color="auto"/>
                <w:bottom w:val="none" w:sz="0" w:space="0" w:color="auto"/>
                <w:right w:val="none" w:sz="0" w:space="0" w:color="auto"/>
              </w:divBdr>
            </w:div>
            <w:div w:id="931164398">
              <w:marLeft w:val="0"/>
              <w:marRight w:val="0"/>
              <w:marTop w:val="0"/>
              <w:marBottom w:val="0"/>
              <w:divBdr>
                <w:top w:val="none" w:sz="0" w:space="0" w:color="auto"/>
                <w:left w:val="none" w:sz="0" w:space="0" w:color="auto"/>
                <w:bottom w:val="none" w:sz="0" w:space="0" w:color="auto"/>
                <w:right w:val="none" w:sz="0" w:space="0" w:color="auto"/>
              </w:divBdr>
            </w:div>
            <w:div w:id="1909077315">
              <w:marLeft w:val="0"/>
              <w:marRight w:val="0"/>
              <w:marTop w:val="0"/>
              <w:marBottom w:val="0"/>
              <w:divBdr>
                <w:top w:val="none" w:sz="0" w:space="0" w:color="auto"/>
                <w:left w:val="none" w:sz="0" w:space="0" w:color="auto"/>
                <w:bottom w:val="none" w:sz="0" w:space="0" w:color="auto"/>
                <w:right w:val="none" w:sz="0" w:space="0" w:color="auto"/>
              </w:divBdr>
            </w:div>
            <w:div w:id="1399287664">
              <w:marLeft w:val="0"/>
              <w:marRight w:val="0"/>
              <w:marTop w:val="0"/>
              <w:marBottom w:val="0"/>
              <w:divBdr>
                <w:top w:val="none" w:sz="0" w:space="0" w:color="auto"/>
                <w:left w:val="none" w:sz="0" w:space="0" w:color="auto"/>
                <w:bottom w:val="none" w:sz="0" w:space="0" w:color="auto"/>
                <w:right w:val="none" w:sz="0" w:space="0" w:color="auto"/>
              </w:divBdr>
            </w:div>
            <w:div w:id="1007174302">
              <w:marLeft w:val="0"/>
              <w:marRight w:val="0"/>
              <w:marTop w:val="0"/>
              <w:marBottom w:val="0"/>
              <w:divBdr>
                <w:top w:val="none" w:sz="0" w:space="0" w:color="auto"/>
                <w:left w:val="none" w:sz="0" w:space="0" w:color="auto"/>
                <w:bottom w:val="none" w:sz="0" w:space="0" w:color="auto"/>
                <w:right w:val="none" w:sz="0" w:space="0" w:color="auto"/>
              </w:divBdr>
            </w:div>
            <w:div w:id="1153525318">
              <w:marLeft w:val="0"/>
              <w:marRight w:val="0"/>
              <w:marTop w:val="0"/>
              <w:marBottom w:val="0"/>
              <w:divBdr>
                <w:top w:val="none" w:sz="0" w:space="0" w:color="auto"/>
                <w:left w:val="none" w:sz="0" w:space="0" w:color="auto"/>
                <w:bottom w:val="none" w:sz="0" w:space="0" w:color="auto"/>
                <w:right w:val="none" w:sz="0" w:space="0" w:color="auto"/>
              </w:divBdr>
            </w:div>
            <w:div w:id="942302211">
              <w:marLeft w:val="0"/>
              <w:marRight w:val="0"/>
              <w:marTop w:val="0"/>
              <w:marBottom w:val="0"/>
              <w:divBdr>
                <w:top w:val="none" w:sz="0" w:space="0" w:color="auto"/>
                <w:left w:val="none" w:sz="0" w:space="0" w:color="auto"/>
                <w:bottom w:val="none" w:sz="0" w:space="0" w:color="auto"/>
                <w:right w:val="none" w:sz="0" w:space="0" w:color="auto"/>
              </w:divBdr>
            </w:div>
            <w:div w:id="1782139880">
              <w:marLeft w:val="0"/>
              <w:marRight w:val="0"/>
              <w:marTop w:val="0"/>
              <w:marBottom w:val="0"/>
              <w:divBdr>
                <w:top w:val="none" w:sz="0" w:space="0" w:color="auto"/>
                <w:left w:val="none" w:sz="0" w:space="0" w:color="auto"/>
                <w:bottom w:val="none" w:sz="0" w:space="0" w:color="auto"/>
                <w:right w:val="none" w:sz="0" w:space="0" w:color="auto"/>
              </w:divBdr>
            </w:div>
            <w:div w:id="848105519">
              <w:marLeft w:val="0"/>
              <w:marRight w:val="0"/>
              <w:marTop w:val="0"/>
              <w:marBottom w:val="0"/>
              <w:divBdr>
                <w:top w:val="none" w:sz="0" w:space="0" w:color="auto"/>
                <w:left w:val="none" w:sz="0" w:space="0" w:color="auto"/>
                <w:bottom w:val="none" w:sz="0" w:space="0" w:color="auto"/>
                <w:right w:val="none" w:sz="0" w:space="0" w:color="auto"/>
              </w:divBdr>
            </w:div>
            <w:div w:id="1563829038">
              <w:marLeft w:val="0"/>
              <w:marRight w:val="0"/>
              <w:marTop w:val="0"/>
              <w:marBottom w:val="0"/>
              <w:divBdr>
                <w:top w:val="none" w:sz="0" w:space="0" w:color="auto"/>
                <w:left w:val="none" w:sz="0" w:space="0" w:color="auto"/>
                <w:bottom w:val="none" w:sz="0" w:space="0" w:color="auto"/>
                <w:right w:val="none" w:sz="0" w:space="0" w:color="auto"/>
              </w:divBdr>
            </w:div>
            <w:div w:id="505825048">
              <w:marLeft w:val="0"/>
              <w:marRight w:val="0"/>
              <w:marTop w:val="0"/>
              <w:marBottom w:val="0"/>
              <w:divBdr>
                <w:top w:val="none" w:sz="0" w:space="0" w:color="auto"/>
                <w:left w:val="none" w:sz="0" w:space="0" w:color="auto"/>
                <w:bottom w:val="none" w:sz="0" w:space="0" w:color="auto"/>
                <w:right w:val="none" w:sz="0" w:space="0" w:color="auto"/>
              </w:divBdr>
            </w:div>
            <w:div w:id="26873850">
              <w:marLeft w:val="0"/>
              <w:marRight w:val="0"/>
              <w:marTop w:val="0"/>
              <w:marBottom w:val="0"/>
              <w:divBdr>
                <w:top w:val="none" w:sz="0" w:space="0" w:color="auto"/>
                <w:left w:val="none" w:sz="0" w:space="0" w:color="auto"/>
                <w:bottom w:val="none" w:sz="0" w:space="0" w:color="auto"/>
                <w:right w:val="none" w:sz="0" w:space="0" w:color="auto"/>
              </w:divBdr>
            </w:div>
            <w:div w:id="2043969056">
              <w:marLeft w:val="0"/>
              <w:marRight w:val="0"/>
              <w:marTop w:val="0"/>
              <w:marBottom w:val="0"/>
              <w:divBdr>
                <w:top w:val="none" w:sz="0" w:space="0" w:color="auto"/>
                <w:left w:val="none" w:sz="0" w:space="0" w:color="auto"/>
                <w:bottom w:val="none" w:sz="0" w:space="0" w:color="auto"/>
                <w:right w:val="none" w:sz="0" w:space="0" w:color="auto"/>
              </w:divBdr>
            </w:div>
            <w:div w:id="1119035788">
              <w:marLeft w:val="0"/>
              <w:marRight w:val="0"/>
              <w:marTop w:val="0"/>
              <w:marBottom w:val="0"/>
              <w:divBdr>
                <w:top w:val="none" w:sz="0" w:space="0" w:color="auto"/>
                <w:left w:val="none" w:sz="0" w:space="0" w:color="auto"/>
                <w:bottom w:val="none" w:sz="0" w:space="0" w:color="auto"/>
                <w:right w:val="none" w:sz="0" w:space="0" w:color="auto"/>
              </w:divBdr>
            </w:div>
            <w:div w:id="2056662796">
              <w:marLeft w:val="0"/>
              <w:marRight w:val="0"/>
              <w:marTop w:val="0"/>
              <w:marBottom w:val="0"/>
              <w:divBdr>
                <w:top w:val="none" w:sz="0" w:space="0" w:color="auto"/>
                <w:left w:val="none" w:sz="0" w:space="0" w:color="auto"/>
                <w:bottom w:val="none" w:sz="0" w:space="0" w:color="auto"/>
                <w:right w:val="none" w:sz="0" w:space="0" w:color="auto"/>
              </w:divBdr>
            </w:div>
            <w:div w:id="1920867218">
              <w:marLeft w:val="0"/>
              <w:marRight w:val="0"/>
              <w:marTop w:val="0"/>
              <w:marBottom w:val="0"/>
              <w:divBdr>
                <w:top w:val="none" w:sz="0" w:space="0" w:color="auto"/>
                <w:left w:val="none" w:sz="0" w:space="0" w:color="auto"/>
                <w:bottom w:val="none" w:sz="0" w:space="0" w:color="auto"/>
                <w:right w:val="none" w:sz="0" w:space="0" w:color="auto"/>
              </w:divBdr>
            </w:div>
            <w:div w:id="1312713421">
              <w:marLeft w:val="0"/>
              <w:marRight w:val="0"/>
              <w:marTop w:val="0"/>
              <w:marBottom w:val="0"/>
              <w:divBdr>
                <w:top w:val="none" w:sz="0" w:space="0" w:color="auto"/>
                <w:left w:val="none" w:sz="0" w:space="0" w:color="auto"/>
                <w:bottom w:val="none" w:sz="0" w:space="0" w:color="auto"/>
                <w:right w:val="none" w:sz="0" w:space="0" w:color="auto"/>
              </w:divBdr>
            </w:div>
            <w:div w:id="1827277482">
              <w:marLeft w:val="0"/>
              <w:marRight w:val="0"/>
              <w:marTop w:val="0"/>
              <w:marBottom w:val="0"/>
              <w:divBdr>
                <w:top w:val="none" w:sz="0" w:space="0" w:color="auto"/>
                <w:left w:val="none" w:sz="0" w:space="0" w:color="auto"/>
                <w:bottom w:val="none" w:sz="0" w:space="0" w:color="auto"/>
                <w:right w:val="none" w:sz="0" w:space="0" w:color="auto"/>
              </w:divBdr>
            </w:div>
            <w:div w:id="627516388">
              <w:marLeft w:val="0"/>
              <w:marRight w:val="0"/>
              <w:marTop w:val="0"/>
              <w:marBottom w:val="0"/>
              <w:divBdr>
                <w:top w:val="none" w:sz="0" w:space="0" w:color="auto"/>
                <w:left w:val="none" w:sz="0" w:space="0" w:color="auto"/>
                <w:bottom w:val="none" w:sz="0" w:space="0" w:color="auto"/>
                <w:right w:val="none" w:sz="0" w:space="0" w:color="auto"/>
              </w:divBdr>
            </w:div>
            <w:div w:id="1824422609">
              <w:marLeft w:val="0"/>
              <w:marRight w:val="0"/>
              <w:marTop w:val="0"/>
              <w:marBottom w:val="0"/>
              <w:divBdr>
                <w:top w:val="none" w:sz="0" w:space="0" w:color="auto"/>
                <w:left w:val="none" w:sz="0" w:space="0" w:color="auto"/>
                <w:bottom w:val="none" w:sz="0" w:space="0" w:color="auto"/>
                <w:right w:val="none" w:sz="0" w:space="0" w:color="auto"/>
              </w:divBdr>
            </w:div>
            <w:div w:id="1234437200">
              <w:marLeft w:val="0"/>
              <w:marRight w:val="0"/>
              <w:marTop w:val="0"/>
              <w:marBottom w:val="0"/>
              <w:divBdr>
                <w:top w:val="none" w:sz="0" w:space="0" w:color="auto"/>
                <w:left w:val="none" w:sz="0" w:space="0" w:color="auto"/>
                <w:bottom w:val="none" w:sz="0" w:space="0" w:color="auto"/>
                <w:right w:val="none" w:sz="0" w:space="0" w:color="auto"/>
              </w:divBdr>
            </w:div>
            <w:div w:id="81024802">
              <w:marLeft w:val="0"/>
              <w:marRight w:val="0"/>
              <w:marTop w:val="0"/>
              <w:marBottom w:val="0"/>
              <w:divBdr>
                <w:top w:val="none" w:sz="0" w:space="0" w:color="auto"/>
                <w:left w:val="none" w:sz="0" w:space="0" w:color="auto"/>
                <w:bottom w:val="none" w:sz="0" w:space="0" w:color="auto"/>
                <w:right w:val="none" w:sz="0" w:space="0" w:color="auto"/>
              </w:divBdr>
            </w:div>
            <w:div w:id="1689328112">
              <w:marLeft w:val="0"/>
              <w:marRight w:val="0"/>
              <w:marTop w:val="0"/>
              <w:marBottom w:val="0"/>
              <w:divBdr>
                <w:top w:val="none" w:sz="0" w:space="0" w:color="auto"/>
                <w:left w:val="none" w:sz="0" w:space="0" w:color="auto"/>
                <w:bottom w:val="none" w:sz="0" w:space="0" w:color="auto"/>
                <w:right w:val="none" w:sz="0" w:space="0" w:color="auto"/>
              </w:divBdr>
            </w:div>
            <w:div w:id="215967471">
              <w:marLeft w:val="0"/>
              <w:marRight w:val="0"/>
              <w:marTop w:val="0"/>
              <w:marBottom w:val="0"/>
              <w:divBdr>
                <w:top w:val="none" w:sz="0" w:space="0" w:color="auto"/>
                <w:left w:val="none" w:sz="0" w:space="0" w:color="auto"/>
                <w:bottom w:val="none" w:sz="0" w:space="0" w:color="auto"/>
                <w:right w:val="none" w:sz="0" w:space="0" w:color="auto"/>
              </w:divBdr>
            </w:div>
            <w:div w:id="210726120">
              <w:marLeft w:val="0"/>
              <w:marRight w:val="0"/>
              <w:marTop w:val="0"/>
              <w:marBottom w:val="0"/>
              <w:divBdr>
                <w:top w:val="none" w:sz="0" w:space="0" w:color="auto"/>
                <w:left w:val="none" w:sz="0" w:space="0" w:color="auto"/>
                <w:bottom w:val="none" w:sz="0" w:space="0" w:color="auto"/>
                <w:right w:val="none" w:sz="0" w:space="0" w:color="auto"/>
              </w:divBdr>
            </w:div>
            <w:div w:id="585067991">
              <w:marLeft w:val="0"/>
              <w:marRight w:val="0"/>
              <w:marTop w:val="0"/>
              <w:marBottom w:val="0"/>
              <w:divBdr>
                <w:top w:val="none" w:sz="0" w:space="0" w:color="auto"/>
                <w:left w:val="none" w:sz="0" w:space="0" w:color="auto"/>
                <w:bottom w:val="none" w:sz="0" w:space="0" w:color="auto"/>
                <w:right w:val="none" w:sz="0" w:space="0" w:color="auto"/>
              </w:divBdr>
            </w:div>
            <w:div w:id="1780831071">
              <w:marLeft w:val="0"/>
              <w:marRight w:val="0"/>
              <w:marTop w:val="0"/>
              <w:marBottom w:val="0"/>
              <w:divBdr>
                <w:top w:val="none" w:sz="0" w:space="0" w:color="auto"/>
                <w:left w:val="none" w:sz="0" w:space="0" w:color="auto"/>
                <w:bottom w:val="none" w:sz="0" w:space="0" w:color="auto"/>
                <w:right w:val="none" w:sz="0" w:space="0" w:color="auto"/>
              </w:divBdr>
            </w:div>
            <w:div w:id="102577570">
              <w:marLeft w:val="0"/>
              <w:marRight w:val="0"/>
              <w:marTop w:val="0"/>
              <w:marBottom w:val="0"/>
              <w:divBdr>
                <w:top w:val="none" w:sz="0" w:space="0" w:color="auto"/>
                <w:left w:val="none" w:sz="0" w:space="0" w:color="auto"/>
                <w:bottom w:val="none" w:sz="0" w:space="0" w:color="auto"/>
                <w:right w:val="none" w:sz="0" w:space="0" w:color="auto"/>
              </w:divBdr>
            </w:div>
            <w:div w:id="255409363">
              <w:marLeft w:val="0"/>
              <w:marRight w:val="0"/>
              <w:marTop w:val="0"/>
              <w:marBottom w:val="0"/>
              <w:divBdr>
                <w:top w:val="none" w:sz="0" w:space="0" w:color="auto"/>
                <w:left w:val="none" w:sz="0" w:space="0" w:color="auto"/>
                <w:bottom w:val="none" w:sz="0" w:space="0" w:color="auto"/>
                <w:right w:val="none" w:sz="0" w:space="0" w:color="auto"/>
              </w:divBdr>
            </w:div>
            <w:div w:id="372120267">
              <w:marLeft w:val="0"/>
              <w:marRight w:val="0"/>
              <w:marTop w:val="0"/>
              <w:marBottom w:val="0"/>
              <w:divBdr>
                <w:top w:val="none" w:sz="0" w:space="0" w:color="auto"/>
                <w:left w:val="none" w:sz="0" w:space="0" w:color="auto"/>
                <w:bottom w:val="none" w:sz="0" w:space="0" w:color="auto"/>
                <w:right w:val="none" w:sz="0" w:space="0" w:color="auto"/>
              </w:divBdr>
            </w:div>
            <w:div w:id="1822887948">
              <w:marLeft w:val="0"/>
              <w:marRight w:val="0"/>
              <w:marTop w:val="0"/>
              <w:marBottom w:val="0"/>
              <w:divBdr>
                <w:top w:val="none" w:sz="0" w:space="0" w:color="auto"/>
                <w:left w:val="none" w:sz="0" w:space="0" w:color="auto"/>
                <w:bottom w:val="none" w:sz="0" w:space="0" w:color="auto"/>
                <w:right w:val="none" w:sz="0" w:space="0" w:color="auto"/>
              </w:divBdr>
            </w:div>
            <w:div w:id="828594010">
              <w:marLeft w:val="0"/>
              <w:marRight w:val="0"/>
              <w:marTop w:val="0"/>
              <w:marBottom w:val="0"/>
              <w:divBdr>
                <w:top w:val="none" w:sz="0" w:space="0" w:color="auto"/>
                <w:left w:val="none" w:sz="0" w:space="0" w:color="auto"/>
                <w:bottom w:val="none" w:sz="0" w:space="0" w:color="auto"/>
                <w:right w:val="none" w:sz="0" w:space="0" w:color="auto"/>
              </w:divBdr>
            </w:div>
            <w:div w:id="824198926">
              <w:marLeft w:val="0"/>
              <w:marRight w:val="0"/>
              <w:marTop w:val="0"/>
              <w:marBottom w:val="0"/>
              <w:divBdr>
                <w:top w:val="none" w:sz="0" w:space="0" w:color="auto"/>
                <w:left w:val="none" w:sz="0" w:space="0" w:color="auto"/>
                <w:bottom w:val="none" w:sz="0" w:space="0" w:color="auto"/>
                <w:right w:val="none" w:sz="0" w:space="0" w:color="auto"/>
              </w:divBdr>
            </w:div>
            <w:div w:id="1990748043">
              <w:marLeft w:val="0"/>
              <w:marRight w:val="0"/>
              <w:marTop w:val="0"/>
              <w:marBottom w:val="0"/>
              <w:divBdr>
                <w:top w:val="none" w:sz="0" w:space="0" w:color="auto"/>
                <w:left w:val="none" w:sz="0" w:space="0" w:color="auto"/>
                <w:bottom w:val="none" w:sz="0" w:space="0" w:color="auto"/>
                <w:right w:val="none" w:sz="0" w:space="0" w:color="auto"/>
              </w:divBdr>
            </w:div>
            <w:div w:id="1714421832">
              <w:marLeft w:val="0"/>
              <w:marRight w:val="0"/>
              <w:marTop w:val="0"/>
              <w:marBottom w:val="0"/>
              <w:divBdr>
                <w:top w:val="none" w:sz="0" w:space="0" w:color="auto"/>
                <w:left w:val="none" w:sz="0" w:space="0" w:color="auto"/>
                <w:bottom w:val="none" w:sz="0" w:space="0" w:color="auto"/>
                <w:right w:val="none" w:sz="0" w:space="0" w:color="auto"/>
              </w:divBdr>
            </w:div>
            <w:div w:id="1341738009">
              <w:marLeft w:val="0"/>
              <w:marRight w:val="0"/>
              <w:marTop w:val="0"/>
              <w:marBottom w:val="0"/>
              <w:divBdr>
                <w:top w:val="none" w:sz="0" w:space="0" w:color="auto"/>
                <w:left w:val="none" w:sz="0" w:space="0" w:color="auto"/>
                <w:bottom w:val="none" w:sz="0" w:space="0" w:color="auto"/>
                <w:right w:val="none" w:sz="0" w:space="0" w:color="auto"/>
              </w:divBdr>
            </w:div>
            <w:div w:id="1867520878">
              <w:marLeft w:val="0"/>
              <w:marRight w:val="0"/>
              <w:marTop w:val="0"/>
              <w:marBottom w:val="0"/>
              <w:divBdr>
                <w:top w:val="none" w:sz="0" w:space="0" w:color="auto"/>
                <w:left w:val="none" w:sz="0" w:space="0" w:color="auto"/>
                <w:bottom w:val="none" w:sz="0" w:space="0" w:color="auto"/>
                <w:right w:val="none" w:sz="0" w:space="0" w:color="auto"/>
              </w:divBdr>
            </w:div>
            <w:div w:id="1407024105">
              <w:marLeft w:val="0"/>
              <w:marRight w:val="0"/>
              <w:marTop w:val="0"/>
              <w:marBottom w:val="0"/>
              <w:divBdr>
                <w:top w:val="none" w:sz="0" w:space="0" w:color="auto"/>
                <w:left w:val="none" w:sz="0" w:space="0" w:color="auto"/>
                <w:bottom w:val="none" w:sz="0" w:space="0" w:color="auto"/>
                <w:right w:val="none" w:sz="0" w:space="0" w:color="auto"/>
              </w:divBdr>
            </w:div>
            <w:div w:id="1107041224">
              <w:marLeft w:val="0"/>
              <w:marRight w:val="0"/>
              <w:marTop w:val="0"/>
              <w:marBottom w:val="0"/>
              <w:divBdr>
                <w:top w:val="none" w:sz="0" w:space="0" w:color="auto"/>
                <w:left w:val="none" w:sz="0" w:space="0" w:color="auto"/>
                <w:bottom w:val="none" w:sz="0" w:space="0" w:color="auto"/>
                <w:right w:val="none" w:sz="0" w:space="0" w:color="auto"/>
              </w:divBdr>
            </w:div>
            <w:div w:id="1706905267">
              <w:marLeft w:val="0"/>
              <w:marRight w:val="0"/>
              <w:marTop w:val="0"/>
              <w:marBottom w:val="0"/>
              <w:divBdr>
                <w:top w:val="none" w:sz="0" w:space="0" w:color="auto"/>
                <w:left w:val="none" w:sz="0" w:space="0" w:color="auto"/>
                <w:bottom w:val="none" w:sz="0" w:space="0" w:color="auto"/>
                <w:right w:val="none" w:sz="0" w:space="0" w:color="auto"/>
              </w:divBdr>
            </w:div>
            <w:div w:id="1114131170">
              <w:marLeft w:val="0"/>
              <w:marRight w:val="0"/>
              <w:marTop w:val="0"/>
              <w:marBottom w:val="0"/>
              <w:divBdr>
                <w:top w:val="none" w:sz="0" w:space="0" w:color="auto"/>
                <w:left w:val="none" w:sz="0" w:space="0" w:color="auto"/>
                <w:bottom w:val="none" w:sz="0" w:space="0" w:color="auto"/>
                <w:right w:val="none" w:sz="0" w:space="0" w:color="auto"/>
              </w:divBdr>
            </w:div>
            <w:div w:id="1865054566">
              <w:marLeft w:val="0"/>
              <w:marRight w:val="0"/>
              <w:marTop w:val="0"/>
              <w:marBottom w:val="0"/>
              <w:divBdr>
                <w:top w:val="none" w:sz="0" w:space="0" w:color="auto"/>
                <w:left w:val="none" w:sz="0" w:space="0" w:color="auto"/>
                <w:bottom w:val="none" w:sz="0" w:space="0" w:color="auto"/>
                <w:right w:val="none" w:sz="0" w:space="0" w:color="auto"/>
              </w:divBdr>
            </w:div>
            <w:div w:id="2029286554">
              <w:marLeft w:val="0"/>
              <w:marRight w:val="0"/>
              <w:marTop w:val="0"/>
              <w:marBottom w:val="0"/>
              <w:divBdr>
                <w:top w:val="none" w:sz="0" w:space="0" w:color="auto"/>
                <w:left w:val="none" w:sz="0" w:space="0" w:color="auto"/>
                <w:bottom w:val="none" w:sz="0" w:space="0" w:color="auto"/>
                <w:right w:val="none" w:sz="0" w:space="0" w:color="auto"/>
              </w:divBdr>
            </w:div>
            <w:div w:id="1632323198">
              <w:marLeft w:val="0"/>
              <w:marRight w:val="0"/>
              <w:marTop w:val="0"/>
              <w:marBottom w:val="0"/>
              <w:divBdr>
                <w:top w:val="none" w:sz="0" w:space="0" w:color="auto"/>
                <w:left w:val="none" w:sz="0" w:space="0" w:color="auto"/>
                <w:bottom w:val="none" w:sz="0" w:space="0" w:color="auto"/>
                <w:right w:val="none" w:sz="0" w:space="0" w:color="auto"/>
              </w:divBdr>
            </w:div>
            <w:div w:id="1957520600">
              <w:marLeft w:val="0"/>
              <w:marRight w:val="0"/>
              <w:marTop w:val="0"/>
              <w:marBottom w:val="0"/>
              <w:divBdr>
                <w:top w:val="none" w:sz="0" w:space="0" w:color="auto"/>
                <w:left w:val="none" w:sz="0" w:space="0" w:color="auto"/>
                <w:bottom w:val="none" w:sz="0" w:space="0" w:color="auto"/>
                <w:right w:val="none" w:sz="0" w:space="0" w:color="auto"/>
              </w:divBdr>
            </w:div>
            <w:div w:id="1439327529">
              <w:marLeft w:val="0"/>
              <w:marRight w:val="0"/>
              <w:marTop w:val="0"/>
              <w:marBottom w:val="0"/>
              <w:divBdr>
                <w:top w:val="none" w:sz="0" w:space="0" w:color="auto"/>
                <w:left w:val="none" w:sz="0" w:space="0" w:color="auto"/>
                <w:bottom w:val="none" w:sz="0" w:space="0" w:color="auto"/>
                <w:right w:val="none" w:sz="0" w:space="0" w:color="auto"/>
              </w:divBdr>
            </w:div>
            <w:div w:id="1781219854">
              <w:marLeft w:val="0"/>
              <w:marRight w:val="0"/>
              <w:marTop w:val="0"/>
              <w:marBottom w:val="0"/>
              <w:divBdr>
                <w:top w:val="none" w:sz="0" w:space="0" w:color="auto"/>
                <w:left w:val="none" w:sz="0" w:space="0" w:color="auto"/>
                <w:bottom w:val="none" w:sz="0" w:space="0" w:color="auto"/>
                <w:right w:val="none" w:sz="0" w:space="0" w:color="auto"/>
              </w:divBdr>
            </w:div>
            <w:div w:id="1033311944">
              <w:marLeft w:val="0"/>
              <w:marRight w:val="0"/>
              <w:marTop w:val="0"/>
              <w:marBottom w:val="0"/>
              <w:divBdr>
                <w:top w:val="none" w:sz="0" w:space="0" w:color="auto"/>
                <w:left w:val="none" w:sz="0" w:space="0" w:color="auto"/>
                <w:bottom w:val="none" w:sz="0" w:space="0" w:color="auto"/>
                <w:right w:val="none" w:sz="0" w:space="0" w:color="auto"/>
              </w:divBdr>
            </w:div>
            <w:div w:id="27728294">
              <w:marLeft w:val="0"/>
              <w:marRight w:val="0"/>
              <w:marTop w:val="0"/>
              <w:marBottom w:val="0"/>
              <w:divBdr>
                <w:top w:val="none" w:sz="0" w:space="0" w:color="auto"/>
                <w:left w:val="none" w:sz="0" w:space="0" w:color="auto"/>
                <w:bottom w:val="none" w:sz="0" w:space="0" w:color="auto"/>
                <w:right w:val="none" w:sz="0" w:space="0" w:color="auto"/>
              </w:divBdr>
            </w:div>
            <w:div w:id="1934049459">
              <w:marLeft w:val="0"/>
              <w:marRight w:val="0"/>
              <w:marTop w:val="0"/>
              <w:marBottom w:val="0"/>
              <w:divBdr>
                <w:top w:val="none" w:sz="0" w:space="0" w:color="auto"/>
                <w:left w:val="none" w:sz="0" w:space="0" w:color="auto"/>
                <w:bottom w:val="none" w:sz="0" w:space="0" w:color="auto"/>
                <w:right w:val="none" w:sz="0" w:space="0" w:color="auto"/>
              </w:divBdr>
            </w:div>
            <w:div w:id="817453993">
              <w:marLeft w:val="0"/>
              <w:marRight w:val="0"/>
              <w:marTop w:val="0"/>
              <w:marBottom w:val="0"/>
              <w:divBdr>
                <w:top w:val="none" w:sz="0" w:space="0" w:color="auto"/>
                <w:left w:val="none" w:sz="0" w:space="0" w:color="auto"/>
                <w:bottom w:val="none" w:sz="0" w:space="0" w:color="auto"/>
                <w:right w:val="none" w:sz="0" w:space="0" w:color="auto"/>
              </w:divBdr>
            </w:div>
            <w:div w:id="2143886867">
              <w:marLeft w:val="0"/>
              <w:marRight w:val="0"/>
              <w:marTop w:val="0"/>
              <w:marBottom w:val="0"/>
              <w:divBdr>
                <w:top w:val="none" w:sz="0" w:space="0" w:color="auto"/>
                <w:left w:val="none" w:sz="0" w:space="0" w:color="auto"/>
                <w:bottom w:val="none" w:sz="0" w:space="0" w:color="auto"/>
                <w:right w:val="none" w:sz="0" w:space="0" w:color="auto"/>
              </w:divBdr>
            </w:div>
            <w:div w:id="1230505863">
              <w:marLeft w:val="0"/>
              <w:marRight w:val="0"/>
              <w:marTop w:val="0"/>
              <w:marBottom w:val="0"/>
              <w:divBdr>
                <w:top w:val="none" w:sz="0" w:space="0" w:color="auto"/>
                <w:left w:val="none" w:sz="0" w:space="0" w:color="auto"/>
                <w:bottom w:val="none" w:sz="0" w:space="0" w:color="auto"/>
                <w:right w:val="none" w:sz="0" w:space="0" w:color="auto"/>
              </w:divBdr>
            </w:div>
            <w:div w:id="1337805791">
              <w:marLeft w:val="0"/>
              <w:marRight w:val="0"/>
              <w:marTop w:val="0"/>
              <w:marBottom w:val="0"/>
              <w:divBdr>
                <w:top w:val="none" w:sz="0" w:space="0" w:color="auto"/>
                <w:left w:val="none" w:sz="0" w:space="0" w:color="auto"/>
                <w:bottom w:val="none" w:sz="0" w:space="0" w:color="auto"/>
                <w:right w:val="none" w:sz="0" w:space="0" w:color="auto"/>
              </w:divBdr>
            </w:div>
            <w:div w:id="1492136790">
              <w:marLeft w:val="0"/>
              <w:marRight w:val="0"/>
              <w:marTop w:val="0"/>
              <w:marBottom w:val="0"/>
              <w:divBdr>
                <w:top w:val="none" w:sz="0" w:space="0" w:color="auto"/>
                <w:left w:val="none" w:sz="0" w:space="0" w:color="auto"/>
                <w:bottom w:val="none" w:sz="0" w:space="0" w:color="auto"/>
                <w:right w:val="none" w:sz="0" w:space="0" w:color="auto"/>
              </w:divBdr>
            </w:div>
            <w:div w:id="24253871">
              <w:marLeft w:val="0"/>
              <w:marRight w:val="0"/>
              <w:marTop w:val="0"/>
              <w:marBottom w:val="0"/>
              <w:divBdr>
                <w:top w:val="none" w:sz="0" w:space="0" w:color="auto"/>
                <w:left w:val="none" w:sz="0" w:space="0" w:color="auto"/>
                <w:bottom w:val="none" w:sz="0" w:space="0" w:color="auto"/>
                <w:right w:val="none" w:sz="0" w:space="0" w:color="auto"/>
              </w:divBdr>
            </w:div>
            <w:div w:id="2036730852">
              <w:marLeft w:val="0"/>
              <w:marRight w:val="0"/>
              <w:marTop w:val="0"/>
              <w:marBottom w:val="0"/>
              <w:divBdr>
                <w:top w:val="none" w:sz="0" w:space="0" w:color="auto"/>
                <w:left w:val="none" w:sz="0" w:space="0" w:color="auto"/>
                <w:bottom w:val="none" w:sz="0" w:space="0" w:color="auto"/>
                <w:right w:val="none" w:sz="0" w:space="0" w:color="auto"/>
              </w:divBdr>
            </w:div>
            <w:div w:id="873350132">
              <w:marLeft w:val="0"/>
              <w:marRight w:val="0"/>
              <w:marTop w:val="0"/>
              <w:marBottom w:val="0"/>
              <w:divBdr>
                <w:top w:val="none" w:sz="0" w:space="0" w:color="auto"/>
                <w:left w:val="none" w:sz="0" w:space="0" w:color="auto"/>
                <w:bottom w:val="none" w:sz="0" w:space="0" w:color="auto"/>
                <w:right w:val="none" w:sz="0" w:space="0" w:color="auto"/>
              </w:divBdr>
            </w:div>
            <w:div w:id="208156043">
              <w:marLeft w:val="0"/>
              <w:marRight w:val="0"/>
              <w:marTop w:val="0"/>
              <w:marBottom w:val="0"/>
              <w:divBdr>
                <w:top w:val="none" w:sz="0" w:space="0" w:color="auto"/>
                <w:left w:val="none" w:sz="0" w:space="0" w:color="auto"/>
                <w:bottom w:val="none" w:sz="0" w:space="0" w:color="auto"/>
                <w:right w:val="none" w:sz="0" w:space="0" w:color="auto"/>
              </w:divBdr>
            </w:div>
            <w:div w:id="641275259">
              <w:marLeft w:val="0"/>
              <w:marRight w:val="0"/>
              <w:marTop w:val="0"/>
              <w:marBottom w:val="0"/>
              <w:divBdr>
                <w:top w:val="none" w:sz="0" w:space="0" w:color="auto"/>
                <w:left w:val="none" w:sz="0" w:space="0" w:color="auto"/>
                <w:bottom w:val="none" w:sz="0" w:space="0" w:color="auto"/>
                <w:right w:val="none" w:sz="0" w:space="0" w:color="auto"/>
              </w:divBdr>
            </w:div>
            <w:div w:id="814296583">
              <w:marLeft w:val="0"/>
              <w:marRight w:val="0"/>
              <w:marTop w:val="0"/>
              <w:marBottom w:val="0"/>
              <w:divBdr>
                <w:top w:val="none" w:sz="0" w:space="0" w:color="auto"/>
                <w:left w:val="none" w:sz="0" w:space="0" w:color="auto"/>
                <w:bottom w:val="none" w:sz="0" w:space="0" w:color="auto"/>
                <w:right w:val="none" w:sz="0" w:space="0" w:color="auto"/>
              </w:divBdr>
            </w:div>
            <w:div w:id="1754083795">
              <w:marLeft w:val="0"/>
              <w:marRight w:val="0"/>
              <w:marTop w:val="0"/>
              <w:marBottom w:val="0"/>
              <w:divBdr>
                <w:top w:val="none" w:sz="0" w:space="0" w:color="auto"/>
                <w:left w:val="none" w:sz="0" w:space="0" w:color="auto"/>
                <w:bottom w:val="none" w:sz="0" w:space="0" w:color="auto"/>
                <w:right w:val="none" w:sz="0" w:space="0" w:color="auto"/>
              </w:divBdr>
            </w:div>
            <w:div w:id="4595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84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3.png"/><Relationship Id="rId39" Type="http://schemas.openxmlformats.org/officeDocument/2006/relationships/hyperlink" Target="https://stackoverflow.com" TargetMode="External"/><Relationship Id="rId21" Type="http://schemas.openxmlformats.org/officeDocument/2006/relationships/hyperlink" Target="file:///C:\Users\User\Desktop\Vivek\Projects\Django\Polling-Webapp\Pole_it\templates\%7b%25%20url%20'create_poll'%20%25%7d" TargetMode="External"/><Relationship Id="rId34" Type="http://schemas.openxmlformats.org/officeDocument/2006/relationships/image" Target="media/image21.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file:///C:\Users\User\Desktop\Vivek\Projects\Django\Polling-Webapp\Pole_it\templates\%7b%25%20url%20'poll_results'%20result.poll.id%20%25%7d" TargetMode="External"/><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dn.jsdelivr.net/npm/bootstrap-icons/font/bootstrap-icons.css"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unpkg.com/masonry-layout@4/dist/masonry.pkgd.min.js"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hyperlink" Target="file:///C:\Users\User\Desktop\Vivek\Projects\Django\Polling-Webapp\Pole_it\templates\%7b%25%20url%20'create_poll'%20%25%7d"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file:///C:\Users\User\Desktop\Vivek\Projects\Django\Polling-Webapp\Pole_it\templates\%7b%25%20url%20'create_poll'%20%25%7d"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docs.djangoprojec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710DD9-721C-4345-A8FB-5FA8F57D0D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71</Pages>
  <Words>5361</Words>
  <Characters>30558</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User</cp:lastModifiedBy>
  <cp:revision>8</cp:revision>
  <cp:lastPrinted>2024-09-25T14:48:00Z</cp:lastPrinted>
  <dcterms:created xsi:type="dcterms:W3CDTF">2024-09-25T14:48:00Z</dcterms:created>
  <dcterms:modified xsi:type="dcterms:W3CDTF">2024-10-02T12:33:00Z</dcterms:modified>
</cp:coreProperties>
</file>